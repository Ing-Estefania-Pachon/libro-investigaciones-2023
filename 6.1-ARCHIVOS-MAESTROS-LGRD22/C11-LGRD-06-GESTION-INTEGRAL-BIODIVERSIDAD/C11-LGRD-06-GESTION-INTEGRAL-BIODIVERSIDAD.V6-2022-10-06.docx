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2324BF" w14:textId="50BE5D60" w:rsidR="00434105" w:rsidRPr="0017464C" w:rsidRDefault="00434105" w:rsidP="007E1F99">
      <w:pPr>
        <w:spacing w:after="160" w:line="240" w:lineRule="auto"/>
        <w:ind w:left="11" w:right="28" w:hanging="11"/>
        <w:jc w:val="center"/>
        <w:rPr>
          <w:b/>
          <w:color w:val="C00000"/>
          <w:sz w:val="96"/>
          <w:szCs w:val="96"/>
        </w:rPr>
      </w:pPr>
      <w:r w:rsidRPr="0017464C">
        <w:rPr>
          <w:b/>
          <w:color w:val="C00000"/>
          <w:sz w:val="96"/>
          <w:szCs w:val="96"/>
        </w:rPr>
        <w:t>11</w:t>
      </w:r>
    </w:p>
    <w:p w14:paraId="08B8AB09" w14:textId="62C46352" w:rsidR="000B1856" w:rsidRPr="007E1F99" w:rsidRDefault="003C552E" w:rsidP="007E1F99">
      <w:pPr>
        <w:spacing w:after="160" w:line="240" w:lineRule="auto"/>
        <w:ind w:left="11" w:right="28" w:hanging="11"/>
        <w:jc w:val="center"/>
        <w:rPr>
          <w:b/>
          <w:color w:val="595959" w:themeColor="text1" w:themeTint="A6"/>
          <w:sz w:val="32"/>
          <w:szCs w:val="28"/>
        </w:rPr>
      </w:pPr>
      <w:r w:rsidRPr="007E1F99">
        <w:rPr>
          <w:b/>
          <w:color w:val="595959" w:themeColor="text1" w:themeTint="A6"/>
          <w:sz w:val="32"/>
          <w:szCs w:val="28"/>
        </w:rPr>
        <w:t xml:space="preserve">La gestión integral de la biodiversidad y sus servicios ecosistémicos para la gestión del riesgo y el cambio climático </w:t>
      </w:r>
    </w:p>
    <w:p w14:paraId="1B6D7C33" w14:textId="77777777" w:rsidR="007E1F99" w:rsidRPr="007E1F99" w:rsidRDefault="007E1F99" w:rsidP="007E1F99">
      <w:pPr>
        <w:spacing w:after="160" w:line="240" w:lineRule="auto"/>
        <w:ind w:left="11" w:right="28" w:hanging="11"/>
        <w:jc w:val="center"/>
        <w:rPr>
          <w:b/>
          <w:color w:val="595959" w:themeColor="text1" w:themeTint="A6"/>
          <w:sz w:val="28"/>
          <w:szCs w:val="28"/>
        </w:rPr>
      </w:pPr>
    </w:p>
    <w:p w14:paraId="5249D196" w14:textId="77777777" w:rsidR="00A545BB" w:rsidRPr="007E1F99" w:rsidRDefault="00A545BB" w:rsidP="00A545BB">
      <w:pPr>
        <w:spacing w:after="160" w:line="360" w:lineRule="auto"/>
        <w:jc w:val="center"/>
        <w:rPr>
          <w:b/>
          <w:color w:val="000000" w:themeColor="text1"/>
          <w:sz w:val="24"/>
          <w:szCs w:val="24"/>
          <w:vertAlign w:val="superscript"/>
        </w:rPr>
      </w:pPr>
      <w:r w:rsidRPr="007E1F99">
        <w:rPr>
          <w:b/>
          <w:color w:val="000000" w:themeColor="text1"/>
          <w:sz w:val="24"/>
          <w:szCs w:val="24"/>
        </w:rPr>
        <w:t>Dorotea Cardona Hernández</w:t>
      </w:r>
      <w:r w:rsidRPr="007E1F99">
        <w:rPr>
          <w:b/>
          <w:color w:val="000000" w:themeColor="text1"/>
          <w:sz w:val="24"/>
          <w:szCs w:val="24"/>
          <w:vertAlign w:val="superscript"/>
        </w:rPr>
        <w:t>1*</w:t>
      </w:r>
    </w:p>
    <w:p w14:paraId="74FA55DC" w14:textId="77777777" w:rsidR="00A545BB" w:rsidRPr="007E1F99" w:rsidRDefault="00A545BB" w:rsidP="00A545BB">
      <w:pPr>
        <w:spacing w:line="360" w:lineRule="auto"/>
        <w:ind w:left="11" w:right="28" w:hanging="11"/>
        <w:rPr>
          <w:color w:val="000000" w:themeColor="text1"/>
          <w:sz w:val="20"/>
          <w:szCs w:val="24"/>
        </w:rPr>
      </w:pPr>
      <w:r w:rsidRPr="007E1F99">
        <w:rPr>
          <w:color w:val="000000" w:themeColor="text1"/>
          <w:sz w:val="20"/>
          <w:szCs w:val="24"/>
          <w:vertAlign w:val="superscript"/>
        </w:rPr>
        <w:t>1</w:t>
      </w:r>
      <w:r w:rsidRPr="007E1F99">
        <w:rPr>
          <w:color w:val="000000" w:themeColor="text1"/>
          <w:sz w:val="20"/>
          <w:szCs w:val="24"/>
        </w:rPr>
        <w:t>Instituto de investigación de recursos biológicos Alexander von Humboldt. Programa de Gestión Territorial de la Biodiversidad- Línea de Ordenamiento Ambiental y Planificación Territorial. Calle 28a #15-09, Bogotá, Colombia.  Correo-e: dcardona@humboldt.org.co</w:t>
      </w:r>
    </w:p>
    <w:p w14:paraId="4DB95B0F" w14:textId="2D376343" w:rsidR="00642A9B" w:rsidRPr="00F01C01" w:rsidRDefault="00642A9B">
      <w:pPr>
        <w:spacing w:line="246" w:lineRule="auto"/>
        <w:ind w:firstLine="0"/>
        <w:rPr>
          <w:b/>
          <w:color w:val="000000" w:themeColor="text1"/>
          <w:sz w:val="24"/>
          <w:szCs w:val="24"/>
        </w:rPr>
      </w:pPr>
    </w:p>
    <w:p w14:paraId="40E7CCDE" w14:textId="77777777" w:rsidR="00642A9B" w:rsidRPr="00F01C01" w:rsidRDefault="00642A9B">
      <w:pPr>
        <w:spacing w:line="246" w:lineRule="auto"/>
        <w:ind w:firstLine="0"/>
        <w:rPr>
          <w:b/>
          <w:color w:val="000000" w:themeColor="text1"/>
          <w:sz w:val="24"/>
          <w:szCs w:val="24"/>
        </w:rPr>
      </w:pPr>
    </w:p>
    <w:p w14:paraId="0AD07FB0" w14:textId="272FE4FC" w:rsidR="002677C8" w:rsidRPr="007E1F99" w:rsidRDefault="003C552E" w:rsidP="007C5FB3">
      <w:pPr>
        <w:spacing w:after="120"/>
        <w:ind w:left="0" w:right="28" w:hanging="11"/>
        <w:rPr>
          <w:b/>
          <w:bCs/>
          <w:color w:val="C00000"/>
        </w:rPr>
      </w:pPr>
      <w:r w:rsidRPr="007E1F99">
        <w:rPr>
          <w:b/>
          <w:bCs/>
          <w:color w:val="C00000"/>
        </w:rPr>
        <w:t>Resumen</w:t>
      </w:r>
    </w:p>
    <w:p w14:paraId="742C746F" w14:textId="23745178" w:rsidR="002677C8" w:rsidRPr="00F01C01" w:rsidRDefault="002677C8" w:rsidP="003C552E">
      <w:pPr>
        <w:pStyle w:val="Textoindependiente"/>
        <w:spacing w:before="91" w:line="360" w:lineRule="auto"/>
        <w:ind w:right="168"/>
        <w:jc w:val="both"/>
        <w:rPr>
          <w:color w:val="000000" w:themeColor="text1"/>
        </w:rPr>
      </w:pPr>
      <w:r w:rsidRPr="00F01C01">
        <w:rPr>
          <w:color w:val="000000" w:themeColor="text1"/>
        </w:rPr>
        <w:t xml:space="preserve">Los riesgos de desastre y en especial aquellos exacerbados por el cambio climático aumentan cada día y con ello la insostenibilidad del territorio. </w:t>
      </w:r>
      <w:r w:rsidR="00117A36" w:rsidRPr="00F01C01">
        <w:rPr>
          <w:color w:val="000000" w:themeColor="text1"/>
        </w:rPr>
        <w:t>E</w:t>
      </w:r>
      <w:r w:rsidR="0053454E" w:rsidRPr="00F01C01">
        <w:rPr>
          <w:color w:val="000000" w:themeColor="text1"/>
        </w:rPr>
        <w:t>stos impactos negativos han deteriorado</w:t>
      </w:r>
      <w:r w:rsidR="00127593" w:rsidRPr="00F01C01">
        <w:rPr>
          <w:color w:val="000000" w:themeColor="text1"/>
        </w:rPr>
        <w:t xml:space="preserve"> </w:t>
      </w:r>
      <w:r w:rsidR="00FC4500" w:rsidRPr="00F01C01">
        <w:rPr>
          <w:color w:val="000000" w:themeColor="text1"/>
        </w:rPr>
        <w:t>l</w:t>
      </w:r>
      <w:r w:rsidRPr="00F01C01">
        <w:rPr>
          <w:color w:val="000000" w:themeColor="text1"/>
        </w:rPr>
        <w:t>a biodiversidad y sus</w:t>
      </w:r>
      <w:r w:rsidR="0088512D" w:rsidRPr="00F01C01">
        <w:rPr>
          <w:color w:val="000000" w:themeColor="text1"/>
        </w:rPr>
        <w:t xml:space="preserve"> servicios ecosistémicos (BDSE)</w:t>
      </w:r>
      <w:r w:rsidR="00F01C01">
        <w:rPr>
          <w:color w:val="000000" w:themeColor="text1"/>
        </w:rPr>
        <w:t>;</w:t>
      </w:r>
      <w:r w:rsidRPr="00F01C01">
        <w:rPr>
          <w:color w:val="000000" w:themeColor="text1"/>
        </w:rPr>
        <w:t xml:space="preserve"> </w:t>
      </w:r>
      <w:r w:rsidR="0053454E" w:rsidRPr="00F01C01">
        <w:rPr>
          <w:color w:val="000000" w:themeColor="text1"/>
        </w:rPr>
        <w:t xml:space="preserve">por otro lado, los ecosistemas saludables </w:t>
      </w:r>
      <w:r w:rsidRPr="00F01C01">
        <w:rPr>
          <w:color w:val="000000" w:themeColor="text1"/>
        </w:rPr>
        <w:t>se vislumbra</w:t>
      </w:r>
      <w:r w:rsidR="00E52402" w:rsidRPr="00F01C01">
        <w:rPr>
          <w:color w:val="000000" w:themeColor="text1"/>
        </w:rPr>
        <w:t>n</w:t>
      </w:r>
      <w:r w:rsidRPr="00F01C01">
        <w:rPr>
          <w:color w:val="000000" w:themeColor="text1"/>
        </w:rPr>
        <w:t xml:space="preserve"> como una oportunidad para evitar, reducir y corregir escenarios de riesgo </w:t>
      </w:r>
      <w:r w:rsidR="0053454E" w:rsidRPr="00F01C01">
        <w:rPr>
          <w:color w:val="000000" w:themeColor="text1"/>
        </w:rPr>
        <w:t>promoviendo</w:t>
      </w:r>
      <w:r w:rsidRPr="00F01C01">
        <w:rPr>
          <w:color w:val="000000" w:themeColor="text1"/>
        </w:rPr>
        <w:t xml:space="preserve"> el</w:t>
      </w:r>
      <w:r w:rsidRPr="00F01C01">
        <w:rPr>
          <w:color w:val="000000" w:themeColor="text1"/>
          <w:spacing w:val="1"/>
        </w:rPr>
        <w:t xml:space="preserve"> </w:t>
      </w:r>
      <w:r w:rsidRPr="00F01C01">
        <w:rPr>
          <w:color w:val="000000" w:themeColor="text1"/>
        </w:rPr>
        <w:t>bienestar de la población y el desarrollo sostenible del territorio.  No obstante, son aún incipientes, y escasos los análisis de la relación entre biodiversidad-servicios ecosistémicos, gestión del riesgo de desastres</w:t>
      </w:r>
      <w:r w:rsidR="00F01C01">
        <w:rPr>
          <w:color w:val="000000" w:themeColor="text1"/>
        </w:rPr>
        <w:t>,</w:t>
      </w:r>
      <w:r w:rsidRPr="00F01C01">
        <w:rPr>
          <w:color w:val="000000" w:themeColor="text1"/>
        </w:rPr>
        <w:t xml:space="preserve"> y cambio climático, por lo que resulta pertinente identificar puntos de articulación que propendan por potencializar los esfuerzos que se hacen para gestionar la biodiversidad, el riesgo de desastres</w:t>
      </w:r>
      <w:r w:rsidR="00F01C01">
        <w:rPr>
          <w:color w:val="000000" w:themeColor="text1"/>
        </w:rPr>
        <w:t>,</w:t>
      </w:r>
      <w:r w:rsidRPr="00F01C01">
        <w:rPr>
          <w:color w:val="000000" w:themeColor="text1"/>
        </w:rPr>
        <w:t xml:space="preserve"> y el cambio climático. Este capítulo resalta la pertinencia de la gestión integral de la biodiversidad y sus servicios ecosistémicos para la gestión del riesgo</w:t>
      </w:r>
      <w:r w:rsidR="007A7568" w:rsidRPr="00F01C01">
        <w:rPr>
          <w:color w:val="000000" w:themeColor="text1"/>
        </w:rPr>
        <w:t xml:space="preserve"> de desastres</w:t>
      </w:r>
      <w:r w:rsidRPr="00F01C01">
        <w:rPr>
          <w:color w:val="000000" w:themeColor="text1"/>
        </w:rPr>
        <w:t xml:space="preserve">, destacando los escenarios exacerbados por </w:t>
      </w:r>
      <w:r w:rsidR="00E2429B">
        <w:rPr>
          <w:color w:val="000000" w:themeColor="text1"/>
        </w:rPr>
        <w:t xml:space="preserve">el </w:t>
      </w:r>
      <w:r w:rsidRPr="00F01C01">
        <w:rPr>
          <w:color w:val="000000" w:themeColor="text1"/>
        </w:rPr>
        <w:t>cambio</w:t>
      </w:r>
      <w:r w:rsidRPr="00F01C01">
        <w:rPr>
          <w:color w:val="000000" w:themeColor="text1"/>
          <w:spacing w:val="1"/>
        </w:rPr>
        <w:t xml:space="preserve"> </w:t>
      </w:r>
      <w:r w:rsidRPr="00F01C01">
        <w:rPr>
          <w:color w:val="000000" w:themeColor="text1"/>
        </w:rPr>
        <w:t>climático. Para ello se proponen dos rutas desde la gestión integral de la BDSE</w:t>
      </w:r>
      <w:r w:rsidR="003F2A23" w:rsidRPr="00F01C01">
        <w:rPr>
          <w:color w:val="000000" w:themeColor="text1"/>
        </w:rPr>
        <w:t>:</w:t>
      </w:r>
      <w:r w:rsidRPr="00F01C01">
        <w:rPr>
          <w:color w:val="000000" w:themeColor="text1"/>
        </w:rPr>
        <w:t xml:space="preserve"> i) </w:t>
      </w:r>
      <w:r w:rsidR="00F01C01">
        <w:rPr>
          <w:color w:val="000000" w:themeColor="text1"/>
        </w:rPr>
        <w:t>v</w:t>
      </w:r>
      <w:r w:rsidRPr="00F01C01">
        <w:rPr>
          <w:color w:val="000000" w:themeColor="text1"/>
        </w:rPr>
        <w:t>er la BDSE como conjunto vulnerable objeto de afecta</w:t>
      </w:r>
      <w:r w:rsidR="00B914D1" w:rsidRPr="00F01C01">
        <w:rPr>
          <w:color w:val="000000" w:themeColor="text1"/>
        </w:rPr>
        <w:t>rse</w:t>
      </w:r>
      <w:r w:rsidRPr="00F01C01">
        <w:rPr>
          <w:color w:val="000000" w:themeColor="text1"/>
        </w:rPr>
        <w:t xml:space="preserve"> por el desastre, y</w:t>
      </w:r>
      <w:r w:rsidRPr="00F01C01">
        <w:rPr>
          <w:color w:val="000000" w:themeColor="text1"/>
          <w:spacing w:val="1"/>
        </w:rPr>
        <w:t xml:space="preserve"> ii) la BDSE </w:t>
      </w:r>
      <w:r w:rsidRPr="00F01C01">
        <w:rPr>
          <w:color w:val="000000" w:themeColor="text1"/>
        </w:rPr>
        <w:t>como conjunto atenuador de riesgos de desastres e impactos que desde el enfoque de</w:t>
      </w:r>
      <w:r w:rsidRPr="00F01C01">
        <w:rPr>
          <w:color w:val="000000" w:themeColor="text1"/>
          <w:spacing w:val="1"/>
        </w:rPr>
        <w:t xml:space="preserve"> </w:t>
      </w:r>
      <w:r w:rsidRPr="00F01C01">
        <w:rPr>
          <w:color w:val="000000" w:themeColor="text1"/>
        </w:rPr>
        <w:t>soluciones basadas en la naturaleza</w:t>
      </w:r>
      <w:r w:rsidR="000A755C" w:rsidRPr="00F01C01">
        <w:rPr>
          <w:color w:val="000000" w:themeColor="text1"/>
        </w:rPr>
        <w:t xml:space="preserve"> (SbN)</w:t>
      </w:r>
      <w:r w:rsidRPr="00F01C01">
        <w:rPr>
          <w:color w:val="000000" w:themeColor="text1"/>
        </w:rPr>
        <w:t xml:space="preserve"> se consoliden como acciones estratégicas para  fortalec</w:t>
      </w:r>
      <w:r w:rsidR="00F01C01">
        <w:rPr>
          <w:color w:val="000000" w:themeColor="text1"/>
        </w:rPr>
        <w:t xml:space="preserve">er </w:t>
      </w:r>
      <w:r w:rsidRPr="00F01C01">
        <w:rPr>
          <w:color w:val="000000" w:themeColor="text1"/>
        </w:rPr>
        <w:t xml:space="preserve"> los procesos sociales de planeación, ejecución</w:t>
      </w:r>
      <w:r w:rsidR="00F01C01">
        <w:rPr>
          <w:color w:val="000000" w:themeColor="text1"/>
        </w:rPr>
        <w:t>,</w:t>
      </w:r>
      <w:r w:rsidRPr="00F01C01">
        <w:rPr>
          <w:color w:val="000000" w:themeColor="text1"/>
        </w:rPr>
        <w:t xml:space="preserve"> y mon</w:t>
      </w:r>
      <w:r w:rsidR="00124443" w:rsidRPr="00F01C01">
        <w:rPr>
          <w:color w:val="000000" w:themeColor="text1"/>
        </w:rPr>
        <w:t xml:space="preserve">itoreo de acciones para conocer y </w:t>
      </w:r>
      <w:r w:rsidRPr="00F01C01">
        <w:rPr>
          <w:color w:val="000000" w:themeColor="text1"/>
        </w:rPr>
        <w:t xml:space="preserve">reducir </w:t>
      </w:r>
      <w:r w:rsidR="00124443" w:rsidRPr="00F01C01">
        <w:rPr>
          <w:color w:val="000000" w:themeColor="text1"/>
        </w:rPr>
        <w:t xml:space="preserve">el riesgo </w:t>
      </w:r>
      <w:r w:rsidRPr="00F01C01">
        <w:rPr>
          <w:color w:val="000000" w:themeColor="text1"/>
        </w:rPr>
        <w:t>y manejar situaciones de desastre, teniendo en cuenta además el contexto de cambio climático.</w:t>
      </w:r>
      <w:r w:rsidR="00765FEB" w:rsidRPr="00F01C01">
        <w:rPr>
          <w:noProof/>
          <w:color w:val="000000" w:themeColor="text1"/>
        </w:rPr>
        <w:t xml:space="preserve"> </w:t>
      </w:r>
    </w:p>
    <w:p w14:paraId="687BAAF3" w14:textId="77777777" w:rsidR="002677C8" w:rsidRPr="00F01C01" w:rsidRDefault="002677C8" w:rsidP="002677C8">
      <w:pPr>
        <w:pStyle w:val="Textoindependiente"/>
        <w:spacing w:before="91" w:line="360" w:lineRule="auto"/>
        <w:ind w:left="118" w:right="168"/>
        <w:jc w:val="both"/>
        <w:rPr>
          <w:color w:val="000000" w:themeColor="text1"/>
        </w:rPr>
      </w:pPr>
    </w:p>
    <w:p w14:paraId="6B5A2A61" w14:textId="09029B12" w:rsidR="002677C8" w:rsidRPr="00F01C01" w:rsidRDefault="002677C8" w:rsidP="003C552E">
      <w:pPr>
        <w:pStyle w:val="Textoindependiente"/>
        <w:spacing w:before="91" w:line="360" w:lineRule="auto"/>
        <w:ind w:right="168"/>
        <w:jc w:val="both"/>
        <w:rPr>
          <w:color w:val="000000" w:themeColor="text1"/>
        </w:rPr>
      </w:pPr>
      <w:r w:rsidRPr="007E1F99">
        <w:rPr>
          <w:b/>
          <w:bCs/>
          <w:color w:val="C00000"/>
        </w:rPr>
        <w:t>Palabras clave:</w:t>
      </w:r>
      <w:r w:rsidRPr="007E1F99">
        <w:rPr>
          <w:color w:val="C00000"/>
        </w:rPr>
        <w:t xml:space="preserve"> </w:t>
      </w:r>
      <w:r w:rsidR="008D05F6" w:rsidRPr="00F01C01">
        <w:rPr>
          <w:color w:val="000000" w:themeColor="text1"/>
        </w:rPr>
        <w:t>b</w:t>
      </w:r>
      <w:r w:rsidRPr="00F01C01">
        <w:rPr>
          <w:color w:val="000000" w:themeColor="text1"/>
        </w:rPr>
        <w:t>iodiversidad, servicios ecosistémicos, riesgo de desastres, cambio climático, soluciones basadas en la naturaleza.</w:t>
      </w:r>
    </w:p>
    <w:p w14:paraId="2D2844F3" w14:textId="234B1961" w:rsidR="007C5FB3" w:rsidRPr="007E1F99" w:rsidRDefault="00A050D0" w:rsidP="007E1F99">
      <w:pPr>
        <w:ind w:left="0"/>
        <w:jc w:val="center"/>
        <w:rPr>
          <w:b/>
          <w:bCs/>
          <w:color w:val="595959" w:themeColor="text1" w:themeTint="A6"/>
          <w:sz w:val="28"/>
          <w:lang w:val="en-US"/>
        </w:rPr>
      </w:pPr>
      <w:r w:rsidRPr="007E1F99">
        <w:rPr>
          <w:b/>
          <w:bCs/>
          <w:color w:val="595959" w:themeColor="text1" w:themeTint="A6"/>
          <w:sz w:val="28"/>
          <w:shd w:val="clear" w:color="auto" w:fill="FFFFFF"/>
          <w:lang w:val="en-US"/>
        </w:rPr>
        <w:t xml:space="preserve">Integrative </w:t>
      </w:r>
      <w:r w:rsidR="007C5FB3" w:rsidRPr="007E1F99">
        <w:rPr>
          <w:b/>
          <w:bCs/>
          <w:color w:val="595959" w:themeColor="text1" w:themeTint="A6"/>
          <w:sz w:val="28"/>
          <w:lang w:val="en-US"/>
        </w:rPr>
        <w:t>management of biodiversity and its ecosystem services for risk management and climate change</w:t>
      </w:r>
    </w:p>
    <w:p w14:paraId="270599C9" w14:textId="77777777" w:rsidR="007C5FB3" w:rsidRPr="00F01C01" w:rsidRDefault="007C5FB3" w:rsidP="009D654E">
      <w:pPr>
        <w:ind w:left="0"/>
        <w:rPr>
          <w:b/>
          <w:bCs/>
          <w:color w:val="000000" w:themeColor="text1"/>
          <w:lang w:val="en-US"/>
        </w:rPr>
      </w:pPr>
    </w:p>
    <w:p w14:paraId="25E6FC3C" w14:textId="26AF464A" w:rsidR="002677C8" w:rsidRPr="00F01C01" w:rsidRDefault="003C552E" w:rsidP="009D654E">
      <w:pPr>
        <w:ind w:left="0"/>
        <w:rPr>
          <w:color w:val="000000" w:themeColor="text1"/>
          <w:lang w:val="en-US"/>
        </w:rPr>
      </w:pPr>
      <w:r w:rsidRPr="00F01C01">
        <w:rPr>
          <w:b/>
          <w:bCs/>
          <w:color w:val="000000" w:themeColor="text1"/>
          <w:lang w:val="en-US"/>
        </w:rPr>
        <w:t>Abstract</w:t>
      </w:r>
    </w:p>
    <w:p w14:paraId="5EE4B800" w14:textId="5D6CC39A" w:rsidR="0009689D" w:rsidRPr="00F01C01" w:rsidRDefault="007A7568" w:rsidP="003C552E">
      <w:pPr>
        <w:pStyle w:val="Textoindependiente"/>
        <w:spacing w:before="91" w:line="360" w:lineRule="auto"/>
        <w:ind w:right="168"/>
        <w:jc w:val="both"/>
        <w:rPr>
          <w:color w:val="000000" w:themeColor="text1"/>
          <w:shd w:val="clear" w:color="auto" w:fill="FFFFFF"/>
          <w:lang w:val="en-US"/>
        </w:rPr>
      </w:pPr>
      <w:r w:rsidRPr="00F01C01">
        <w:rPr>
          <w:color w:val="000000" w:themeColor="text1"/>
          <w:shd w:val="clear" w:color="auto" w:fill="FFFFFF"/>
          <w:lang w:val="en-US"/>
        </w:rPr>
        <w:t>Disaster risks, especially those exacerbated by climate change, increase daily, worsening the territory's unsustainability.</w:t>
      </w:r>
      <w:r w:rsidR="00F01C01">
        <w:rPr>
          <w:color w:val="000000" w:themeColor="text1"/>
          <w:shd w:val="clear" w:color="auto" w:fill="FFFFFF"/>
          <w:lang w:val="en-US"/>
        </w:rPr>
        <w:t xml:space="preserve"> </w:t>
      </w:r>
      <w:r w:rsidR="00117A36" w:rsidRPr="00F01C01">
        <w:rPr>
          <w:color w:val="000000" w:themeColor="text1"/>
          <w:shd w:val="clear" w:color="auto" w:fill="FFFFFF"/>
          <w:lang w:val="en-US"/>
        </w:rPr>
        <w:t xml:space="preserve">These negative impacts have deteriorated </w:t>
      </w:r>
      <w:r w:rsidR="00676C7A" w:rsidRPr="00F01C01">
        <w:rPr>
          <w:color w:val="000000" w:themeColor="text1"/>
          <w:shd w:val="clear" w:color="auto" w:fill="FFFFFF"/>
          <w:lang w:val="en-US"/>
        </w:rPr>
        <w:t xml:space="preserve">biodiversity </w:t>
      </w:r>
      <w:r w:rsidRPr="00F01C01">
        <w:rPr>
          <w:color w:val="000000" w:themeColor="text1"/>
          <w:shd w:val="clear" w:color="auto" w:fill="FFFFFF"/>
          <w:lang w:val="en-US"/>
        </w:rPr>
        <w:t xml:space="preserve">and </w:t>
      </w:r>
      <w:r w:rsidR="00676C7A" w:rsidRPr="00F01C01">
        <w:rPr>
          <w:color w:val="000000" w:themeColor="text1"/>
          <w:shd w:val="clear" w:color="auto" w:fill="FFFFFF"/>
          <w:lang w:val="en-US"/>
        </w:rPr>
        <w:t xml:space="preserve">its </w:t>
      </w:r>
      <w:r w:rsidR="004402ED" w:rsidRPr="00F01C01">
        <w:rPr>
          <w:color w:val="000000" w:themeColor="text1"/>
          <w:shd w:val="clear" w:color="auto" w:fill="FFFFFF"/>
          <w:lang w:val="en-US"/>
        </w:rPr>
        <w:t>ecosystem services (BDES)</w:t>
      </w:r>
      <w:r w:rsidR="00F01C01">
        <w:rPr>
          <w:color w:val="000000" w:themeColor="text1"/>
          <w:shd w:val="clear" w:color="auto" w:fill="FFFFFF"/>
          <w:lang w:val="en-US"/>
        </w:rPr>
        <w:t>;</w:t>
      </w:r>
      <w:r w:rsidRPr="00F01C01">
        <w:rPr>
          <w:color w:val="000000" w:themeColor="text1"/>
          <w:shd w:val="clear" w:color="auto" w:fill="FFFFFF"/>
          <w:lang w:val="en-US"/>
        </w:rPr>
        <w:t xml:space="preserve"> </w:t>
      </w:r>
      <w:r w:rsidR="00F01C01" w:rsidRPr="00F01C01">
        <w:rPr>
          <w:color w:val="000000" w:themeColor="text1"/>
          <w:shd w:val="clear" w:color="auto" w:fill="FFFFFF"/>
          <w:lang w:val="en-US"/>
        </w:rPr>
        <w:t>on the other hand, healthy ecosystems are seen as an opportunity to avoid, reduce and correct risk scenarios promoting the human population's well-being and the territory's sustainable development</w:t>
      </w:r>
      <w:r w:rsidR="00A050D0" w:rsidRPr="00F01C01">
        <w:rPr>
          <w:color w:val="000000" w:themeColor="text1"/>
          <w:shd w:val="clear" w:color="auto" w:fill="FFFFFF"/>
          <w:lang w:val="en-US"/>
        </w:rPr>
        <w:t>. </w:t>
      </w:r>
      <w:r w:rsidR="00F01C01" w:rsidRPr="00F01C01">
        <w:rPr>
          <w:color w:val="000000" w:themeColor="text1"/>
          <w:shd w:val="clear" w:color="auto" w:fill="FFFFFF"/>
          <w:lang w:val="en-US"/>
        </w:rPr>
        <w:t>However</w:t>
      </w:r>
      <w:r w:rsidR="00A050D0" w:rsidRPr="00F01C01">
        <w:rPr>
          <w:color w:val="000000" w:themeColor="text1"/>
          <w:shd w:val="clear" w:color="auto" w:fill="FFFFFF"/>
          <w:lang w:val="en-US"/>
        </w:rPr>
        <w:t>, analysis of the relationship between biodiversity-ecosystem services, disaster risk management</w:t>
      </w:r>
      <w:r w:rsidR="00F01C01">
        <w:rPr>
          <w:color w:val="000000" w:themeColor="text1"/>
          <w:shd w:val="clear" w:color="auto" w:fill="FFFFFF"/>
          <w:lang w:val="en-US"/>
        </w:rPr>
        <w:t>,</w:t>
      </w:r>
      <w:r w:rsidR="00A050D0" w:rsidRPr="00F01C01">
        <w:rPr>
          <w:color w:val="000000" w:themeColor="text1"/>
          <w:shd w:val="clear" w:color="auto" w:fill="FFFFFF"/>
          <w:lang w:val="en-US"/>
        </w:rPr>
        <w:t xml:space="preserve"> and climate change is still incipient. </w:t>
      </w:r>
      <w:r w:rsidR="00E2429B" w:rsidRPr="00F01C01">
        <w:rPr>
          <w:color w:val="000000" w:themeColor="text1"/>
          <w:shd w:val="clear" w:color="auto" w:fill="FFFFFF"/>
          <w:lang w:val="en-US"/>
        </w:rPr>
        <w:t>Therefore,</w:t>
      </w:r>
      <w:r w:rsidR="00A050D0" w:rsidRPr="00F01C01">
        <w:rPr>
          <w:color w:val="000000" w:themeColor="text1"/>
          <w:shd w:val="clear" w:color="auto" w:fill="FFFFFF"/>
          <w:lang w:val="en-US"/>
        </w:rPr>
        <w:t xml:space="preserve"> it is pertinent to identify the articulation points between these and how they can best assist the efforts made to manage biodiversity, disaster risk</w:t>
      </w:r>
      <w:r w:rsidR="00F01C01">
        <w:rPr>
          <w:color w:val="000000" w:themeColor="text1"/>
          <w:shd w:val="clear" w:color="auto" w:fill="FFFFFF"/>
          <w:lang w:val="en-US"/>
        </w:rPr>
        <w:t>,</w:t>
      </w:r>
      <w:r w:rsidR="00A050D0" w:rsidRPr="00F01C01">
        <w:rPr>
          <w:color w:val="000000" w:themeColor="text1"/>
          <w:shd w:val="clear" w:color="auto" w:fill="FFFFFF"/>
          <w:lang w:val="en-US"/>
        </w:rPr>
        <w:t xml:space="preserve"> and climate change. </w:t>
      </w:r>
      <w:r w:rsidRPr="00F01C01">
        <w:rPr>
          <w:color w:val="000000" w:themeColor="text1"/>
          <w:shd w:val="clear" w:color="auto" w:fill="FFFFFF"/>
          <w:lang w:val="en-US"/>
        </w:rPr>
        <w:t>In this sense, this chapter highlights integrated BDES's relevance for risk management and the exacerbating effects of climate change.</w:t>
      </w:r>
      <w:r w:rsidR="00A050D0" w:rsidRPr="00F01C01">
        <w:rPr>
          <w:color w:val="000000" w:themeColor="text1"/>
          <w:shd w:val="clear" w:color="auto" w:fill="FFFFFF"/>
          <w:lang w:val="en-US"/>
        </w:rPr>
        <w:t xml:space="preserve"> Further, two pathways are proposed from the BDES integral management point of view: i) Bring to the forefront the vulnerability of BDES to get affected by disaster, and ii) </w:t>
      </w:r>
      <w:r w:rsidR="00F01C01">
        <w:rPr>
          <w:color w:val="000000" w:themeColor="text1"/>
          <w:shd w:val="clear" w:color="auto" w:fill="FFFFFF"/>
          <w:lang w:val="en-US"/>
        </w:rPr>
        <w:t>a</w:t>
      </w:r>
      <w:r w:rsidR="00A050D0" w:rsidRPr="00F01C01">
        <w:rPr>
          <w:color w:val="000000" w:themeColor="text1"/>
          <w:shd w:val="clear" w:color="auto" w:fill="FFFFFF"/>
          <w:lang w:val="en-US"/>
        </w:rPr>
        <w:t>pproach BDES as a mitigating strategy to disaster risks and related impacts. This is to consolidate it as a nature-based solution strategy that simultaneously seeks to strengthen the social processes of planning, execution</w:t>
      </w:r>
      <w:r w:rsidR="00F01C01">
        <w:rPr>
          <w:color w:val="000000" w:themeColor="text1"/>
          <w:shd w:val="clear" w:color="auto" w:fill="FFFFFF"/>
          <w:lang w:val="en-US"/>
        </w:rPr>
        <w:t>,</w:t>
      </w:r>
      <w:r w:rsidR="00A050D0" w:rsidRPr="00F01C01">
        <w:rPr>
          <w:color w:val="000000" w:themeColor="text1"/>
          <w:shd w:val="clear" w:color="auto" w:fill="FFFFFF"/>
          <w:lang w:val="en-US"/>
        </w:rPr>
        <w:t xml:space="preserve"> and monitoring of</w:t>
      </w:r>
      <w:r w:rsidR="00124443" w:rsidRPr="00F01C01">
        <w:rPr>
          <w:color w:val="000000" w:themeColor="text1"/>
          <w:shd w:val="clear" w:color="auto" w:fill="FFFFFF"/>
          <w:lang w:val="en-US"/>
        </w:rPr>
        <w:t xml:space="preserve"> actions designed to understand and</w:t>
      </w:r>
      <w:r w:rsidR="00A050D0" w:rsidRPr="00F01C01">
        <w:rPr>
          <w:color w:val="000000" w:themeColor="text1"/>
          <w:shd w:val="clear" w:color="auto" w:fill="FFFFFF"/>
          <w:lang w:val="en-US"/>
        </w:rPr>
        <w:t xml:space="preserve"> reduce</w:t>
      </w:r>
      <w:r w:rsidR="00124443" w:rsidRPr="00F01C01">
        <w:rPr>
          <w:color w:val="000000" w:themeColor="text1"/>
          <w:shd w:val="clear" w:color="auto" w:fill="FFFFFF"/>
          <w:lang w:val="en-US"/>
        </w:rPr>
        <w:t xml:space="preserve"> the risk</w:t>
      </w:r>
      <w:r w:rsidR="00A050D0" w:rsidRPr="00F01C01">
        <w:rPr>
          <w:color w:val="000000" w:themeColor="text1"/>
          <w:shd w:val="clear" w:color="auto" w:fill="FFFFFF"/>
          <w:lang w:val="en-US"/>
        </w:rPr>
        <w:t xml:space="preserve"> and manage disaster situations, while </w:t>
      </w:r>
      <w:r w:rsidR="00F01C01" w:rsidRPr="00F01C01">
        <w:rPr>
          <w:color w:val="000000" w:themeColor="text1"/>
          <w:shd w:val="clear" w:color="auto" w:fill="FFFFFF"/>
          <w:lang w:val="en-US"/>
        </w:rPr>
        <w:t xml:space="preserve">considering </w:t>
      </w:r>
      <w:r w:rsidR="00A050D0" w:rsidRPr="00F01C01">
        <w:rPr>
          <w:color w:val="000000" w:themeColor="text1"/>
          <w:shd w:val="clear" w:color="auto" w:fill="FFFFFF"/>
          <w:lang w:val="en-US"/>
        </w:rPr>
        <w:t>the context of climate change.</w:t>
      </w:r>
    </w:p>
    <w:p w14:paraId="3AE77C7B" w14:textId="77777777" w:rsidR="00F01C01" w:rsidRDefault="00F01C01" w:rsidP="003C552E">
      <w:pPr>
        <w:pStyle w:val="Textoindependiente"/>
        <w:spacing w:before="91" w:line="360" w:lineRule="auto"/>
        <w:ind w:right="168"/>
        <w:jc w:val="both"/>
        <w:rPr>
          <w:b/>
          <w:bCs/>
          <w:color w:val="000000" w:themeColor="text1"/>
          <w:lang w:val="en-US"/>
        </w:rPr>
      </w:pPr>
    </w:p>
    <w:p w14:paraId="5211BD29" w14:textId="0EE800CD" w:rsidR="002677C8" w:rsidRPr="00F01C01" w:rsidRDefault="002677C8" w:rsidP="003C552E">
      <w:pPr>
        <w:pStyle w:val="Textoindependiente"/>
        <w:spacing w:before="91" w:line="360" w:lineRule="auto"/>
        <w:ind w:right="168"/>
        <w:jc w:val="both"/>
        <w:rPr>
          <w:color w:val="000000" w:themeColor="text1"/>
          <w:lang w:val="en-US"/>
        </w:rPr>
      </w:pPr>
      <w:r w:rsidRPr="007E1F99">
        <w:rPr>
          <w:b/>
          <w:bCs/>
          <w:color w:val="C00000"/>
          <w:lang w:val="en-US"/>
        </w:rPr>
        <w:t>Keywords</w:t>
      </w:r>
      <w:r w:rsidRPr="00F01C01">
        <w:rPr>
          <w:b/>
          <w:bCs/>
          <w:color w:val="000000" w:themeColor="text1"/>
          <w:lang w:val="en-US"/>
        </w:rPr>
        <w:t xml:space="preserve">: </w:t>
      </w:r>
      <w:r w:rsidR="00810CEC" w:rsidRPr="00F01C01">
        <w:rPr>
          <w:color w:val="000000" w:themeColor="text1"/>
          <w:lang w:val="en-US"/>
        </w:rPr>
        <w:t>B</w:t>
      </w:r>
      <w:r w:rsidRPr="00F01C01">
        <w:rPr>
          <w:color w:val="000000" w:themeColor="text1"/>
          <w:lang w:val="en-US"/>
        </w:rPr>
        <w:t>iodiversity, ecosystem services, disaster risk, climate changed, natur</w:t>
      </w:r>
      <w:r w:rsidR="00F01C01">
        <w:rPr>
          <w:color w:val="000000" w:themeColor="text1"/>
          <w:lang w:val="en-US"/>
        </w:rPr>
        <w:t>e-</w:t>
      </w:r>
      <w:r w:rsidRPr="00F01C01">
        <w:rPr>
          <w:color w:val="000000" w:themeColor="text1"/>
          <w:lang w:val="en-US"/>
        </w:rPr>
        <w:t>based solutions</w:t>
      </w:r>
    </w:p>
    <w:p w14:paraId="56E9C3D2" w14:textId="5574913F" w:rsidR="00144BF6" w:rsidRPr="00F01C01" w:rsidRDefault="00144BF6">
      <w:pPr>
        <w:spacing w:line="246" w:lineRule="auto"/>
        <w:ind w:firstLine="0"/>
        <w:rPr>
          <w:color w:val="000000" w:themeColor="text1"/>
          <w:lang w:val="en-US"/>
        </w:rPr>
      </w:pPr>
    </w:p>
    <w:p w14:paraId="3F9192F6" w14:textId="4BEDCC42" w:rsidR="0037190F" w:rsidRPr="007E1F99" w:rsidRDefault="00E2429B" w:rsidP="007C5FB3">
      <w:pPr>
        <w:pStyle w:val="Ttulo1"/>
        <w:keepNext w:val="0"/>
        <w:keepLines w:val="0"/>
        <w:numPr>
          <w:ilvl w:val="0"/>
          <w:numId w:val="7"/>
        </w:numPr>
        <w:spacing w:before="240" w:after="200" w:line="360" w:lineRule="auto"/>
        <w:ind w:left="368" w:right="28" w:hanging="357"/>
        <w:jc w:val="both"/>
        <w:rPr>
          <w:b w:val="0"/>
          <w:color w:val="C00000"/>
          <w:sz w:val="24"/>
          <w:szCs w:val="24"/>
          <w:lang w:val="es-CO"/>
        </w:rPr>
      </w:pPr>
      <w:r>
        <w:rPr>
          <w:color w:val="C00000"/>
          <w:sz w:val="24"/>
          <w:szCs w:val="24"/>
          <w:lang w:val="es-CO"/>
        </w:rPr>
        <w:t>EL PAPEL TRIPLE PROPÓ</w:t>
      </w:r>
      <w:r w:rsidR="000D3A33" w:rsidRPr="007E1F99">
        <w:rPr>
          <w:color w:val="C00000"/>
          <w:sz w:val="24"/>
          <w:szCs w:val="24"/>
          <w:lang w:val="es-CO"/>
        </w:rPr>
        <w:t>SITO DE LAS SOLUCIONES BASADAS EN LA NATURALEZA</w:t>
      </w:r>
      <w:r w:rsidR="001D1F0B" w:rsidRPr="007E1F99">
        <w:rPr>
          <w:color w:val="C00000"/>
          <w:sz w:val="24"/>
          <w:szCs w:val="24"/>
          <w:lang w:val="es-CO"/>
        </w:rPr>
        <w:t xml:space="preserve"> </w:t>
      </w:r>
    </w:p>
    <w:p w14:paraId="14EF078F" w14:textId="2347F5DE" w:rsidR="007A7568" w:rsidRPr="00F01C01" w:rsidRDefault="00010906" w:rsidP="00F01C01">
      <w:pPr>
        <w:spacing w:after="0" w:line="360" w:lineRule="auto"/>
        <w:ind w:left="11" w:right="28" w:firstLine="0"/>
        <w:rPr>
          <w:color w:val="000000" w:themeColor="text1"/>
          <w:sz w:val="24"/>
          <w:szCs w:val="24"/>
        </w:rPr>
      </w:pPr>
      <w:r w:rsidRPr="00F01C01">
        <w:rPr>
          <w:color w:val="000000" w:themeColor="text1"/>
          <w:sz w:val="24"/>
          <w:szCs w:val="24"/>
        </w:rPr>
        <w:lastRenderedPageBreak/>
        <w:t xml:space="preserve">La gestión integral de la biodiversidad y sus servicios ecosistémicos para la gestión del riesgo de desastres en escenarios exacerbados por el cambio </w:t>
      </w:r>
      <w:r w:rsidR="00091A8F" w:rsidRPr="00F01C01">
        <w:rPr>
          <w:color w:val="000000" w:themeColor="text1"/>
          <w:sz w:val="24"/>
          <w:szCs w:val="24"/>
        </w:rPr>
        <w:t>climático</w:t>
      </w:r>
      <w:r w:rsidRPr="00F01C01">
        <w:rPr>
          <w:color w:val="000000" w:themeColor="text1"/>
          <w:sz w:val="24"/>
          <w:szCs w:val="24"/>
        </w:rPr>
        <w:t xml:space="preserve"> </w:t>
      </w:r>
      <w:bookmarkStart w:id="0" w:name="_Hlk89421006"/>
      <w:r w:rsidR="00C63E40" w:rsidRPr="00F01C01">
        <w:rPr>
          <w:color w:val="000000" w:themeColor="text1"/>
          <w:sz w:val="24"/>
          <w:szCs w:val="24"/>
        </w:rPr>
        <w:t>es</w:t>
      </w:r>
      <w:r w:rsidRPr="00F01C01">
        <w:rPr>
          <w:color w:val="000000" w:themeColor="text1"/>
          <w:sz w:val="24"/>
          <w:szCs w:val="24"/>
        </w:rPr>
        <w:t xml:space="preserve"> aún incipiente y </w:t>
      </w:r>
      <w:r w:rsidR="00DC736E" w:rsidRPr="00F01C01">
        <w:rPr>
          <w:color w:val="000000" w:themeColor="text1"/>
          <w:sz w:val="24"/>
          <w:szCs w:val="24"/>
        </w:rPr>
        <w:t xml:space="preserve">son </w:t>
      </w:r>
      <w:r w:rsidRPr="00F01C01">
        <w:rPr>
          <w:color w:val="000000" w:themeColor="text1"/>
          <w:sz w:val="24"/>
          <w:szCs w:val="24"/>
        </w:rPr>
        <w:t xml:space="preserve">escasos los análisis de la relación entre </w:t>
      </w:r>
      <w:r w:rsidR="00DC736E" w:rsidRPr="00F01C01">
        <w:rPr>
          <w:color w:val="000000" w:themeColor="text1"/>
          <w:sz w:val="24"/>
          <w:szCs w:val="24"/>
        </w:rPr>
        <w:t xml:space="preserve">estos </w:t>
      </w:r>
      <w:r w:rsidR="007A7568" w:rsidRPr="00F01C01">
        <w:rPr>
          <w:color w:val="000000" w:themeColor="text1"/>
          <w:sz w:val="24"/>
          <w:szCs w:val="24"/>
        </w:rPr>
        <w:t>[1].</w:t>
      </w:r>
    </w:p>
    <w:p w14:paraId="27AE15F1" w14:textId="7F462318" w:rsidR="007A7568" w:rsidRPr="00F01C01" w:rsidRDefault="007A7568" w:rsidP="007A7568">
      <w:pPr>
        <w:spacing w:after="160" w:line="360" w:lineRule="auto"/>
        <w:ind w:firstLine="358"/>
        <w:rPr>
          <w:color w:val="000000" w:themeColor="text1"/>
          <w:sz w:val="24"/>
          <w:szCs w:val="24"/>
        </w:rPr>
      </w:pPr>
      <w:r w:rsidRPr="00F01C01">
        <w:rPr>
          <w:color w:val="000000" w:themeColor="text1"/>
          <w:sz w:val="24"/>
          <w:szCs w:val="24"/>
        </w:rPr>
        <w:t xml:space="preserve">Los riesgos de desastre asociados al cambio climático han aumentado sin precedentes en las últimas décadas y la biodiversidad y sus servicios ecosistémicos </w:t>
      </w:r>
      <w:r w:rsidR="00F01C01">
        <w:rPr>
          <w:color w:val="000000" w:themeColor="text1"/>
          <w:sz w:val="24"/>
          <w:szCs w:val="24"/>
        </w:rPr>
        <w:t>se</w:t>
      </w:r>
      <w:r w:rsidRPr="00F01C01">
        <w:rPr>
          <w:color w:val="000000" w:themeColor="text1"/>
          <w:sz w:val="24"/>
          <w:szCs w:val="24"/>
        </w:rPr>
        <w:t xml:space="preserve"> impacta</w:t>
      </w:r>
      <w:r w:rsidR="00F01C01">
        <w:rPr>
          <w:color w:val="000000" w:themeColor="text1"/>
          <w:sz w:val="24"/>
          <w:szCs w:val="24"/>
        </w:rPr>
        <w:t>n</w:t>
      </w:r>
      <w:r w:rsidRPr="00F01C01">
        <w:rPr>
          <w:color w:val="000000" w:themeColor="text1"/>
          <w:sz w:val="24"/>
          <w:szCs w:val="24"/>
        </w:rPr>
        <w:t xml:space="preserve"> de manera directa [2]</w:t>
      </w:r>
      <w:r w:rsidR="00F01C01">
        <w:rPr>
          <w:color w:val="000000" w:themeColor="text1"/>
          <w:sz w:val="24"/>
          <w:szCs w:val="24"/>
        </w:rPr>
        <w:t>;</w:t>
      </w:r>
      <w:r w:rsidRPr="00F01C01">
        <w:rPr>
          <w:color w:val="000000" w:themeColor="text1"/>
          <w:sz w:val="24"/>
          <w:szCs w:val="24"/>
        </w:rPr>
        <w:t xml:space="preserve"> aunque por otro lado, la biodiversidad ofrece soluciones que pueden reducir y dar cierta resiliencia a los riesgos derivados del cambio climático desde el enfoque de las </w:t>
      </w:r>
      <w:bookmarkStart w:id="1" w:name="_Hlk89251692"/>
      <w:r w:rsidRPr="00F01C01">
        <w:rPr>
          <w:color w:val="000000" w:themeColor="text1"/>
          <w:sz w:val="24"/>
          <w:szCs w:val="24"/>
        </w:rPr>
        <w:t>SbN</w:t>
      </w:r>
      <w:bookmarkEnd w:id="1"/>
      <w:r w:rsidRPr="00F01C01">
        <w:rPr>
          <w:color w:val="000000" w:themeColor="text1"/>
          <w:sz w:val="24"/>
          <w:szCs w:val="24"/>
        </w:rPr>
        <w:t>.</w:t>
      </w:r>
    </w:p>
    <w:tbl>
      <w:tblPr>
        <w:tblStyle w:val="Tablaconcuadrcula"/>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8844"/>
      </w:tblGrid>
      <w:tr w:rsidR="0088512D" w:rsidRPr="00F01C01" w14:paraId="15B124DB" w14:textId="1395A28F" w:rsidTr="007E1F99">
        <w:tc>
          <w:tcPr>
            <w:tcW w:w="8844" w:type="dxa"/>
            <w:shd w:val="clear" w:color="auto" w:fill="DEEAF6" w:themeFill="accent5" w:themeFillTint="33"/>
          </w:tcPr>
          <w:p w14:paraId="5BA99AB3" w14:textId="177CE305" w:rsidR="00380E5F" w:rsidRPr="00F01C01" w:rsidRDefault="00380E5F" w:rsidP="00380E5F">
            <w:pPr>
              <w:spacing w:after="160" w:line="360" w:lineRule="auto"/>
              <w:ind w:left="22" w:right="28" w:hanging="11"/>
              <w:rPr>
                <w:b/>
                <w:bCs/>
                <w:color w:val="000000" w:themeColor="text1"/>
                <w:sz w:val="24"/>
                <w:szCs w:val="24"/>
              </w:rPr>
            </w:pPr>
            <w:r w:rsidRPr="00F01C01">
              <w:rPr>
                <w:b/>
                <w:bCs/>
                <w:color w:val="000000" w:themeColor="text1"/>
                <w:sz w:val="24"/>
                <w:szCs w:val="24"/>
              </w:rPr>
              <w:t>Caja 1. Definiciones</w:t>
            </w:r>
          </w:p>
          <w:p w14:paraId="14A0A277" w14:textId="02C4E6A3" w:rsidR="00380E5F" w:rsidRPr="00F01C01" w:rsidRDefault="00380E5F" w:rsidP="00380E5F">
            <w:pPr>
              <w:spacing w:after="160" w:line="360" w:lineRule="auto"/>
              <w:ind w:left="22" w:right="28" w:hanging="11"/>
              <w:rPr>
                <w:color w:val="000000" w:themeColor="text1"/>
                <w:sz w:val="24"/>
                <w:szCs w:val="24"/>
              </w:rPr>
            </w:pPr>
            <w:r w:rsidRPr="00F01C01">
              <w:rPr>
                <w:b/>
                <w:bCs/>
                <w:color w:val="000000" w:themeColor="text1"/>
                <w:sz w:val="24"/>
                <w:szCs w:val="24"/>
              </w:rPr>
              <w:t xml:space="preserve">Biodiversidad y </w:t>
            </w:r>
            <w:r w:rsidR="00B914D1" w:rsidRPr="00F01C01">
              <w:rPr>
                <w:b/>
                <w:bCs/>
                <w:color w:val="000000" w:themeColor="text1"/>
                <w:sz w:val="24"/>
                <w:szCs w:val="24"/>
              </w:rPr>
              <w:t>s</w:t>
            </w:r>
            <w:r w:rsidRPr="00F01C01">
              <w:rPr>
                <w:b/>
                <w:bCs/>
                <w:color w:val="000000" w:themeColor="text1"/>
                <w:sz w:val="24"/>
                <w:szCs w:val="24"/>
              </w:rPr>
              <w:t>ervicios ecosistémicos</w:t>
            </w:r>
            <w:r w:rsidR="00327624" w:rsidRPr="00327624">
              <w:rPr>
                <w:bCs/>
                <w:color w:val="000000" w:themeColor="text1"/>
                <w:sz w:val="24"/>
                <w:szCs w:val="24"/>
              </w:rPr>
              <w:fldChar w:fldCharType="begin"/>
            </w:r>
            <w:r w:rsidR="00327624" w:rsidRPr="00327624">
              <w:instrText xml:space="preserve"> XE "</w:instrText>
            </w:r>
            <w:r w:rsidR="00327624" w:rsidRPr="00327624">
              <w:rPr>
                <w:bCs/>
                <w:color w:val="000000" w:themeColor="text1"/>
                <w:sz w:val="24"/>
                <w:szCs w:val="24"/>
              </w:rPr>
              <w:instrText>Biodiversidad y servicios ecosistémicos</w:instrText>
            </w:r>
            <w:r w:rsidR="00327624" w:rsidRPr="00327624">
              <w:instrText xml:space="preserve">" </w:instrText>
            </w:r>
            <w:r w:rsidR="00327624" w:rsidRPr="00327624">
              <w:rPr>
                <w:bCs/>
                <w:color w:val="000000" w:themeColor="text1"/>
                <w:sz w:val="24"/>
                <w:szCs w:val="24"/>
              </w:rPr>
              <w:fldChar w:fldCharType="end"/>
            </w:r>
            <w:r w:rsidRPr="00F01C01">
              <w:rPr>
                <w:b/>
                <w:bCs/>
                <w:color w:val="000000" w:themeColor="text1"/>
                <w:sz w:val="24"/>
                <w:szCs w:val="24"/>
              </w:rPr>
              <w:t xml:space="preserve">: </w:t>
            </w:r>
            <w:r w:rsidR="00462545" w:rsidRPr="00F01C01">
              <w:rPr>
                <w:color w:val="000000" w:themeColor="text1"/>
                <w:sz w:val="24"/>
                <w:szCs w:val="24"/>
              </w:rPr>
              <w:t xml:space="preserve">definida </w:t>
            </w:r>
            <w:r w:rsidRPr="00F01C01">
              <w:rPr>
                <w:color w:val="000000" w:themeColor="text1"/>
                <w:sz w:val="24"/>
                <w:szCs w:val="24"/>
              </w:rPr>
              <w:t>como la</w:t>
            </w:r>
            <w:r w:rsidRPr="00F01C01">
              <w:rPr>
                <w:b/>
                <w:bCs/>
                <w:color w:val="000000" w:themeColor="text1"/>
                <w:sz w:val="24"/>
                <w:szCs w:val="24"/>
              </w:rPr>
              <w:t xml:space="preserve"> </w:t>
            </w:r>
            <w:r w:rsidRPr="00F01C01">
              <w:rPr>
                <w:color w:val="000000" w:themeColor="text1"/>
                <w:sz w:val="24"/>
                <w:szCs w:val="24"/>
                <w:lang w:val="es-MX"/>
              </w:rPr>
              <w:t>variabilidad de organismos vivos de cualquier fuente (terrestres, acuáticos y marinos) y los complejos ecológicos de los que forman parte (composición, estructura y función)</w:t>
            </w:r>
            <w:r w:rsidR="00F01C01">
              <w:rPr>
                <w:color w:val="000000" w:themeColor="text1"/>
                <w:sz w:val="24"/>
                <w:szCs w:val="24"/>
                <w:lang w:val="es-MX"/>
              </w:rPr>
              <w:t>. C</w:t>
            </w:r>
            <w:r w:rsidRPr="00F01C01">
              <w:rPr>
                <w:color w:val="000000" w:themeColor="text1"/>
                <w:sz w:val="24"/>
                <w:szCs w:val="24"/>
                <w:lang w:val="es-MX"/>
              </w:rPr>
              <w:t>omprenden la diversidad de cada especie, entre las especies y de los ecosistemas. En cuanto a los servicios ecosistémicos se refieren a los beneficios directos e indirectos que la humanidad recibe de la biodiversidad y que son el resultado de la interacción entre los diferentes componentes, estructuras y funciones que constituyen la biodiversidad</w:t>
            </w:r>
            <w:r w:rsidR="007A7568" w:rsidRPr="00F01C01">
              <w:rPr>
                <w:color w:val="000000" w:themeColor="text1"/>
                <w:sz w:val="24"/>
                <w:szCs w:val="24"/>
                <w:lang w:val="es-MX"/>
              </w:rPr>
              <w:t xml:space="preserve"> </w:t>
            </w:r>
            <w:r w:rsidR="007A7568" w:rsidRPr="00F01C01">
              <w:rPr>
                <w:color w:val="000000" w:themeColor="text1"/>
                <w:sz w:val="24"/>
                <w:szCs w:val="24"/>
              </w:rPr>
              <w:t>[</w:t>
            </w:r>
            <w:r w:rsidR="00ED2EE5" w:rsidRPr="00F01C01">
              <w:rPr>
                <w:color w:val="000000" w:themeColor="text1"/>
                <w:sz w:val="24"/>
                <w:szCs w:val="24"/>
              </w:rPr>
              <w:t>1</w:t>
            </w:r>
            <w:r w:rsidR="007A7568" w:rsidRPr="00F01C01">
              <w:rPr>
                <w:color w:val="000000" w:themeColor="text1"/>
                <w:sz w:val="24"/>
                <w:szCs w:val="24"/>
              </w:rPr>
              <w:t>]</w:t>
            </w:r>
            <w:r w:rsidRPr="00F01C01">
              <w:rPr>
                <w:color w:val="000000" w:themeColor="text1"/>
                <w:sz w:val="24"/>
                <w:szCs w:val="24"/>
                <w:lang w:val="es-MX"/>
              </w:rPr>
              <w:t>.</w:t>
            </w:r>
          </w:p>
          <w:p w14:paraId="7185761C" w14:textId="159A2785" w:rsidR="00380E5F" w:rsidRPr="00F01C01" w:rsidRDefault="00380E5F" w:rsidP="00380E5F">
            <w:pPr>
              <w:spacing w:after="160" w:line="360" w:lineRule="auto"/>
              <w:ind w:left="22" w:right="28" w:hanging="11"/>
              <w:rPr>
                <w:b/>
                <w:bCs/>
                <w:color w:val="000000" w:themeColor="text1"/>
                <w:sz w:val="24"/>
                <w:szCs w:val="24"/>
              </w:rPr>
            </w:pPr>
            <w:r w:rsidRPr="00F01C01">
              <w:rPr>
                <w:b/>
                <w:bCs/>
                <w:color w:val="000000" w:themeColor="text1"/>
                <w:sz w:val="24"/>
                <w:szCs w:val="24"/>
              </w:rPr>
              <w:t xml:space="preserve">Riesgo de desastres: </w:t>
            </w:r>
            <w:r w:rsidR="00462545" w:rsidRPr="00F01C01">
              <w:rPr>
                <w:color w:val="000000" w:themeColor="text1"/>
                <w:sz w:val="24"/>
                <w:szCs w:val="24"/>
              </w:rPr>
              <w:t xml:space="preserve">corresponde </w:t>
            </w:r>
            <w:r w:rsidRPr="00F01C01">
              <w:rPr>
                <w:color w:val="000000" w:themeColor="text1"/>
                <w:sz w:val="24"/>
                <w:szCs w:val="24"/>
              </w:rPr>
              <w:t xml:space="preserve">a los daños o pérdidas potenciales que pueden presentarse debido a los eventos físicos peligrosos de origen natural, socio-natural tecnológico, biosanitario o humano no intencional, en un período de tiempo específico y que son determinados por la vulnerabilidad de los elementos expuestos; por consiguiente, el riesgo de desastres se deriva de la combinación de la amenaza y la vulnerabilidad </w:t>
            </w:r>
            <w:r w:rsidR="007A7568" w:rsidRPr="00F01C01">
              <w:rPr>
                <w:color w:val="000000" w:themeColor="text1"/>
                <w:sz w:val="24"/>
                <w:szCs w:val="24"/>
              </w:rPr>
              <w:t>[</w:t>
            </w:r>
            <w:r w:rsidR="00ED2EE5" w:rsidRPr="00F01C01">
              <w:rPr>
                <w:color w:val="000000" w:themeColor="text1"/>
                <w:sz w:val="24"/>
                <w:szCs w:val="24"/>
              </w:rPr>
              <w:t>3</w:t>
            </w:r>
            <w:r w:rsidR="007A7568" w:rsidRPr="00F01C01">
              <w:rPr>
                <w:color w:val="000000" w:themeColor="text1"/>
                <w:sz w:val="24"/>
                <w:szCs w:val="24"/>
              </w:rPr>
              <w:t>]</w:t>
            </w:r>
            <w:r w:rsidRPr="00F01C01">
              <w:rPr>
                <w:color w:val="000000" w:themeColor="text1"/>
                <w:sz w:val="24"/>
                <w:szCs w:val="24"/>
              </w:rPr>
              <w:t>.</w:t>
            </w:r>
          </w:p>
          <w:p w14:paraId="01F5397F" w14:textId="5EDCBB47" w:rsidR="00380E5F" w:rsidRPr="00F01C01" w:rsidRDefault="00380E5F" w:rsidP="00DC736E">
            <w:pPr>
              <w:spacing w:after="160" w:line="360" w:lineRule="auto"/>
              <w:ind w:left="22" w:right="28" w:hanging="11"/>
              <w:rPr>
                <w:strike/>
                <w:color w:val="000000" w:themeColor="text1"/>
                <w:sz w:val="24"/>
                <w:szCs w:val="24"/>
              </w:rPr>
            </w:pPr>
            <w:r w:rsidRPr="00F01C01">
              <w:rPr>
                <w:b/>
                <w:bCs/>
                <w:color w:val="000000" w:themeColor="text1"/>
                <w:sz w:val="24"/>
                <w:szCs w:val="24"/>
              </w:rPr>
              <w:t>Cambio climático</w:t>
            </w:r>
            <w:r w:rsidRPr="00F01C01">
              <w:rPr>
                <w:color w:val="000000" w:themeColor="text1"/>
                <w:sz w:val="24"/>
                <w:szCs w:val="24"/>
              </w:rPr>
              <w:t xml:space="preserve">: </w:t>
            </w:r>
            <w:r w:rsidR="00462545" w:rsidRPr="00F01C01">
              <w:rPr>
                <w:color w:val="000000" w:themeColor="text1"/>
                <w:sz w:val="24"/>
                <w:szCs w:val="24"/>
              </w:rPr>
              <w:t xml:space="preserve">cambio </w:t>
            </w:r>
            <w:r w:rsidRPr="00F01C01">
              <w:rPr>
                <w:color w:val="000000" w:themeColor="text1"/>
                <w:sz w:val="24"/>
                <w:szCs w:val="24"/>
              </w:rPr>
              <w:t xml:space="preserve">de clima atribuido directa o indirectamente a la actividad humana que altera la composición de la atmósfera mundial y que se suma a la variabilidad natural del clima observada durante períodos de tiempo comparables </w:t>
            </w:r>
            <w:r w:rsidR="007A7568" w:rsidRPr="00F01C01">
              <w:rPr>
                <w:color w:val="000000" w:themeColor="text1"/>
                <w:sz w:val="24"/>
                <w:szCs w:val="24"/>
              </w:rPr>
              <w:t>[</w:t>
            </w:r>
            <w:r w:rsidR="00ED2EE5" w:rsidRPr="00F01C01">
              <w:rPr>
                <w:color w:val="000000" w:themeColor="text1"/>
                <w:sz w:val="24"/>
                <w:szCs w:val="24"/>
              </w:rPr>
              <w:t>4</w:t>
            </w:r>
            <w:r w:rsidR="007A7568" w:rsidRPr="00F01C01">
              <w:rPr>
                <w:color w:val="000000" w:themeColor="text1"/>
                <w:sz w:val="24"/>
                <w:szCs w:val="24"/>
              </w:rPr>
              <w:t>]</w:t>
            </w:r>
            <w:r w:rsidRPr="00F01C01">
              <w:rPr>
                <w:color w:val="000000" w:themeColor="text1"/>
                <w:sz w:val="24"/>
                <w:szCs w:val="24"/>
              </w:rPr>
              <w:t>.</w:t>
            </w:r>
          </w:p>
          <w:p w14:paraId="285D1310" w14:textId="07AE605B" w:rsidR="00DC736E" w:rsidRPr="00F01C01" w:rsidRDefault="00DC736E" w:rsidP="007A607C">
            <w:pPr>
              <w:spacing w:after="160" w:line="360" w:lineRule="auto"/>
              <w:ind w:left="22" w:right="28" w:hanging="11"/>
              <w:rPr>
                <w:color w:val="000000" w:themeColor="text1"/>
                <w:sz w:val="24"/>
                <w:szCs w:val="24"/>
              </w:rPr>
            </w:pPr>
            <w:r w:rsidRPr="00F01C01">
              <w:rPr>
                <w:b/>
                <w:bCs/>
                <w:color w:val="000000" w:themeColor="text1"/>
                <w:sz w:val="24"/>
                <w:szCs w:val="24"/>
              </w:rPr>
              <w:t>Soluciones basadas en la naturaleza</w:t>
            </w:r>
            <w:r w:rsidR="00327624" w:rsidRPr="00327624">
              <w:rPr>
                <w:bCs/>
                <w:color w:val="000000" w:themeColor="text1"/>
                <w:sz w:val="24"/>
                <w:szCs w:val="24"/>
              </w:rPr>
              <w:fldChar w:fldCharType="begin"/>
            </w:r>
            <w:r w:rsidR="00327624" w:rsidRPr="00327624">
              <w:instrText xml:space="preserve"> XE "</w:instrText>
            </w:r>
            <w:r w:rsidR="00327624" w:rsidRPr="00327624">
              <w:rPr>
                <w:bCs/>
                <w:color w:val="000000" w:themeColor="text1"/>
                <w:sz w:val="24"/>
                <w:szCs w:val="24"/>
              </w:rPr>
              <w:instrText>Soluciones basadas en la naturaleza</w:instrText>
            </w:r>
            <w:r w:rsidR="00327624" w:rsidRPr="00327624">
              <w:instrText xml:space="preserve">" </w:instrText>
            </w:r>
            <w:r w:rsidR="00327624" w:rsidRPr="00327624">
              <w:rPr>
                <w:bCs/>
                <w:color w:val="000000" w:themeColor="text1"/>
                <w:sz w:val="24"/>
                <w:szCs w:val="24"/>
              </w:rPr>
              <w:fldChar w:fldCharType="end"/>
            </w:r>
            <w:r w:rsidRPr="00F01C01">
              <w:rPr>
                <w:b/>
                <w:bCs/>
                <w:color w:val="000000" w:themeColor="text1"/>
                <w:sz w:val="24"/>
                <w:szCs w:val="24"/>
              </w:rPr>
              <w:t xml:space="preserve">: </w:t>
            </w:r>
            <w:r w:rsidR="00462545" w:rsidRPr="00F01C01">
              <w:rPr>
                <w:color w:val="000000" w:themeColor="text1"/>
                <w:sz w:val="24"/>
                <w:szCs w:val="24"/>
              </w:rPr>
              <w:t xml:space="preserve">enfoque </w:t>
            </w:r>
            <w:r w:rsidRPr="00F01C01">
              <w:rPr>
                <w:color w:val="000000" w:themeColor="text1"/>
                <w:sz w:val="24"/>
                <w:szCs w:val="24"/>
              </w:rPr>
              <w:t>sombrilla que agrupa acciones estratégicas para proteger, gestionar y restaurar los ecosistemas naturales o modificados, con el fin de abord</w:t>
            </w:r>
            <w:r w:rsidR="009764B5" w:rsidRPr="00F01C01">
              <w:rPr>
                <w:color w:val="000000" w:themeColor="text1"/>
                <w:sz w:val="24"/>
                <w:szCs w:val="24"/>
              </w:rPr>
              <w:t>ar los desafíos de la sociedad</w:t>
            </w:r>
            <w:r w:rsidR="00AC7A0F" w:rsidRPr="00F01C01">
              <w:rPr>
                <w:color w:val="000000" w:themeColor="text1"/>
                <w:sz w:val="24"/>
                <w:szCs w:val="24"/>
              </w:rPr>
              <w:t xml:space="preserve"> </w:t>
            </w:r>
            <w:r w:rsidR="007A7568" w:rsidRPr="00F01C01">
              <w:rPr>
                <w:color w:val="000000" w:themeColor="text1"/>
                <w:sz w:val="24"/>
                <w:szCs w:val="24"/>
              </w:rPr>
              <w:t xml:space="preserve">como (i) mitigación y adaptación al cambio climático, </w:t>
            </w:r>
            <w:r w:rsidR="007A7568" w:rsidRPr="00F01C01">
              <w:rPr>
                <w:color w:val="000000" w:themeColor="text1"/>
                <w:sz w:val="24"/>
                <w:szCs w:val="24"/>
              </w:rPr>
              <w:lastRenderedPageBreak/>
              <w:t>(ii) reducción del riesgo de desastres, (iii) desarrollo económico y social, (iv) salud humana,  (v) seguridad alimentaria, (vi) seguridad hídrica, y (vii) degradación ambiental y pérdida de la biodiversidad de manera eficiente y adaptativa en pro del bienestar humano y los beneficios para la biodiversidad [</w:t>
            </w:r>
            <w:r w:rsidR="00ED2EE5" w:rsidRPr="00F01C01">
              <w:rPr>
                <w:color w:val="000000" w:themeColor="text1"/>
                <w:sz w:val="24"/>
                <w:szCs w:val="24"/>
              </w:rPr>
              <w:t>5</w:t>
            </w:r>
            <w:r w:rsidR="007A7568" w:rsidRPr="00F01C01">
              <w:rPr>
                <w:color w:val="000000" w:themeColor="text1"/>
                <w:sz w:val="24"/>
                <w:szCs w:val="24"/>
              </w:rPr>
              <w:t>].</w:t>
            </w:r>
          </w:p>
        </w:tc>
      </w:tr>
    </w:tbl>
    <w:p w14:paraId="3B398B6C" w14:textId="4B9D5E87" w:rsidR="00331FA3" w:rsidRPr="00F01C01" w:rsidRDefault="007A7568" w:rsidP="00C669CE">
      <w:pPr>
        <w:spacing w:before="120" w:after="0" w:line="360" w:lineRule="auto"/>
        <w:ind w:left="11" w:right="28" w:firstLine="697"/>
        <w:rPr>
          <w:color w:val="000000" w:themeColor="text1"/>
          <w:sz w:val="24"/>
          <w:szCs w:val="24"/>
        </w:rPr>
      </w:pPr>
      <w:bookmarkStart w:id="2" w:name="_Hlk90902517"/>
      <w:bookmarkEnd w:id="0"/>
      <w:r w:rsidRPr="00F01C01">
        <w:rPr>
          <w:color w:val="000000" w:themeColor="text1"/>
          <w:sz w:val="24"/>
          <w:szCs w:val="24"/>
        </w:rPr>
        <w:lastRenderedPageBreak/>
        <w:t xml:space="preserve">Las SbN </w:t>
      </w:r>
      <w:r w:rsidR="00596C34" w:rsidRPr="00F01C01">
        <w:rPr>
          <w:color w:val="000000" w:themeColor="text1"/>
          <w:sz w:val="24"/>
          <w:szCs w:val="24"/>
        </w:rPr>
        <w:t>se</w:t>
      </w:r>
      <w:r w:rsidR="00010906" w:rsidRPr="00F01C01">
        <w:rPr>
          <w:color w:val="000000" w:themeColor="text1"/>
          <w:sz w:val="24"/>
          <w:szCs w:val="24"/>
        </w:rPr>
        <w:t xml:space="preserve"> apoyan en los ecosistemas naturales y transformados y los servicios que estos proveen para responder a diversas problemáticas</w:t>
      </w:r>
      <w:r w:rsidR="00AB1CC4" w:rsidRPr="00F01C01">
        <w:rPr>
          <w:color w:val="000000" w:themeColor="text1"/>
          <w:sz w:val="24"/>
          <w:szCs w:val="24"/>
        </w:rPr>
        <w:t xml:space="preserve"> como</w:t>
      </w:r>
      <w:r w:rsidR="00C669CE" w:rsidRPr="00F01C01">
        <w:rPr>
          <w:color w:val="000000" w:themeColor="text1"/>
          <w:sz w:val="24"/>
          <w:szCs w:val="24"/>
        </w:rPr>
        <w:t xml:space="preserve"> </w:t>
      </w:r>
      <w:r w:rsidR="00AB1CC4" w:rsidRPr="00F01C01">
        <w:rPr>
          <w:color w:val="000000" w:themeColor="text1"/>
          <w:sz w:val="24"/>
          <w:szCs w:val="24"/>
        </w:rPr>
        <w:t xml:space="preserve">el </w:t>
      </w:r>
      <w:r w:rsidR="00010906" w:rsidRPr="00F01C01">
        <w:rPr>
          <w:color w:val="000000" w:themeColor="text1"/>
          <w:sz w:val="24"/>
          <w:szCs w:val="24"/>
        </w:rPr>
        <w:t>riesgo</w:t>
      </w:r>
      <w:r w:rsidR="00AB1CC4" w:rsidRPr="00F01C01">
        <w:rPr>
          <w:color w:val="000000" w:themeColor="text1"/>
          <w:sz w:val="24"/>
          <w:szCs w:val="24"/>
        </w:rPr>
        <w:t xml:space="preserve"> de desastres,</w:t>
      </w:r>
      <w:r w:rsidR="00010906" w:rsidRPr="00F01C01">
        <w:rPr>
          <w:color w:val="000000" w:themeColor="text1"/>
          <w:sz w:val="24"/>
          <w:szCs w:val="24"/>
        </w:rPr>
        <w:t xml:space="preserve"> el cambio climático</w:t>
      </w:r>
      <w:r w:rsidR="00AB1CC4" w:rsidRPr="00F01C01">
        <w:rPr>
          <w:color w:val="000000" w:themeColor="text1"/>
          <w:sz w:val="24"/>
          <w:szCs w:val="24"/>
        </w:rPr>
        <w:t xml:space="preserve"> y</w:t>
      </w:r>
      <w:r w:rsidR="00C669CE" w:rsidRPr="00F01C01">
        <w:rPr>
          <w:color w:val="000000" w:themeColor="text1"/>
          <w:sz w:val="24"/>
          <w:szCs w:val="24"/>
        </w:rPr>
        <w:t xml:space="preserve"> </w:t>
      </w:r>
      <w:r w:rsidR="00010906" w:rsidRPr="00F01C01">
        <w:rPr>
          <w:color w:val="000000" w:themeColor="text1"/>
          <w:sz w:val="24"/>
          <w:szCs w:val="24"/>
        </w:rPr>
        <w:t xml:space="preserve">la </w:t>
      </w:r>
      <w:r w:rsidR="00AB1CC4" w:rsidRPr="00F01C01">
        <w:rPr>
          <w:color w:val="000000" w:themeColor="text1"/>
          <w:sz w:val="24"/>
          <w:szCs w:val="24"/>
        </w:rPr>
        <w:t xml:space="preserve">pérdida y deterioro de la </w:t>
      </w:r>
      <w:r w:rsidR="00010906" w:rsidRPr="00F01C01">
        <w:rPr>
          <w:color w:val="000000" w:themeColor="text1"/>
          <w:sz w:val="24"/>
          <w:szCs w:val="24"/>
        </w:rPr>
        <w:t xml:space="preserve">biodiversidad </w:t>
      </w:r>
      <w:r w:rsidR="00C669CE" w:rsidRPr="00F01C01">
        <w:rPr>
          <w:color w:val="000000" w:themeColor="text1"/>
          <w:sz w:val="24"/>
          <w:szCs w:val="24"/>
        </w:rPr>
        <w:t>[</w:t>
      </w:r>
      <w:r w:rsidR="00ED2EE5" w:rsidRPr="00F01C01">
        <w:rPr>
          <w:color w:val="000000" w:themeColor="text1"/>
          <w:sz w:val="24"/>
          <w:szCs w:val="24"/>
        </w:rPr>
        <w:t>5</w:t>
      </w:r>
      <w:r w:rsidR="00C669CE" w:rsidRPr="00F01C01">
        <w:rPr>
          <w:color w:val="000000" w:themeColor="text1"/>
          <w:sz w:val="24"/>
          <w:szCs w:val="24"/>
        </w:rPr>
        <w:t>]</w:t>
      </w:r>
      <w:r w:rsidR="00E907D5" w:rsidRPr="00F01C01">
        <w:rPr>
          <w:noProof/>
          <w:color w:val="000000" w:themeColor="text1"/>
          <w:sz w:val="24"/>
          <w:szCs w:val="24"/>
        </w:rPr>
        <w:t>;</w:t>
      </w:r>
      <w:r w:rsidR="00AD776E" w:rsidRPr="00F01C01">
        <w:rPr>
          <w:color w:val="000000" w:themeColor="text1"/>
          <w:sz w:val="24"/>
          <w:szCs w:val="24"/>
        </w:rPr>
        <w:t xml:space="preserve"> lo que conforma su papel triple propósito.</w:t>
      </w:r>
    </w:p>
    <w:p w14:paraId="7147C9D8" w14:textId="2FC35A80" w:rsidR="00010906" w:rsidRPr="00F01C01" w:rsidRDefault="00010906" w:rsidP="00C669CE">
      <w:pPr>
        <w:spacing w:after="0" w:line="360" w:lineRule="auto"/>
        <w:ind w:left="0" w:right="28" w:firstLine="720"/>
        <w:rPr>
          <w:color w:val="000000" w:themeColor="text1"/>
          <w:sz w:val="24"/>
          <w:szCs w:val="24"/>
        </w:rPr>
      </w:pPr>
      <w:bookmarkStart w:id="3" w:name="_Hlk90902997"/>
      <w:bookmarkEnd w:id="2"/>
      <w:r w:rsidRPr="00F01C01">
        <w:rPr>
          <w:color w:val="000000" w:themeColor="text1"/>
          <w:sz w:val="24"/>
          <w:szCs w:val="24"/>
        </w:rPr>
        <w:t xml:space="preserve">Para </w:t>
      </w:r>
      <w:r w:rsidR="00AB1CC4" w:rsidRPr="00F01C01">
        <w:rPr>
          <w:color w:val="000000" w:themeColor="text1"/>
          <w:sz w:val="24"/>
          <w:szCs w:val="24"/>
        </w:rPr>
        <w:t>articular estos temas, se identifica</w:t>
      </w:r>
      <w:r w:rsidR="00E66F0B" w:rsidRPr="00F01C01">
        <w:rPr>
          <w:color w:val="000000" w:themeColor="text1"/>
          <w:sz w:val="24"/>
          <w:szCs w:val="24"/>
        </w:rPr>
        <w:t>n</w:t>
      </w:r>
      <w:r w:rsidR="00AB1CC4" w:rsidRPr="00F01C01">
        <w:rPr>
          <w:color w:val="000000" w:themeColor="text1"/>
          <w:sz w:val="24"/>
          <w:szCs w:val="24"/>
        </w:rPr>
        <w:t xml:space="preserve"> elementos en común, partiendo </w:t>
      </w:r>
      <w:r w:rsidRPr="00F01C01">
        <w:rPr>
          <w:color w:val="000000" w:themeColor="text1"/>
          <w:sz w:val="24"/>
          <w:szCs w:val="24"/>
        </w:rPr>
        <w:t>de las políticas públicas</w:t>
      </w:r>
      <w:r w:rsidR="00AB1CC4" w:rsidRPr="00F01C01">
        <w:rPr>
          <w:color w:val="000000" w:themeColor="text1"/>
          <w:sz w:val="24"/>
          <w:szCs w:val="24"/>
        </w:rPr>
        <w:t>,</w:t>
      </w:r>
      <w:r w:rsidRPr="00F01C01">
        <w:rPr>
          <w:color w:val="000000" w:themeColor="text1"/>
          <w:sz w:val="24"/>
          <w:szCs w:val="24"/>
        </w:rPr>
        <w:t xml:space="preserve"> que buscan dar directrices desde los gobiernos para atender asuntos de interés colectivo y dar alcance a </w:t>
      </w:r>
      <w:r w:rsidR="00AB1CC4" w:rsidRPr="00F01C01">
        <w:rPr>
          <w:color w:val="000000" w:themeColor="text1"/>
          <w:sz w:val="24"/>
          <w:szCs w:val="24"/>
        </w:rPr>
        <w:t>compromisos</w:t>
      </w:r>
      <w:r w:rsidRPr="00F01C01">
        <w:rPr>
          <w:color w:val="000000" w:themeColor="text1"/>
          <w:sz w:val="24"/>
          <w:szCs w:val="24"/>
        </w:rPr>
        <w:t xml:space="preserve"> internacionales</w:t>
      </w:r>
      <w:r w:rsidR="00AB1CC4" w:rsidRPr="00F01C01">
        <w:rPr>
          <w:color w:val="000000" w:themeColor="text1"/>
          <w:sz w:val="24"/>
          <w:szCs w:val="24"/>
        </w:rPr>
        <w:t xml:space="preserve"> como el Convenio Mar</w:t>
      </w:r>
      <w:r w:rsidR="007A607C">
        <w:rPr>
          <w:color w:val="000000" w:themeColor="text1"/>
          <w:sz w:val="24"/>
          <w:szCs w:val="24"/>
        </w:rPr>
        <w:t>co de Diversidad Biológica 2015</w:t>
      </w:r>
      <w:r w:rsidR="007A607C">
        <w:rPr>
          <w:rFonts w:ascii="Arial" w:hAnsi="Arial" w:cs="Arial"/>
          <w:sz w:val="28"/>
          <w:szCs w:val="28"/>
        </w:rPr>
        <w:t>–</w:t>
      </w:r>
      <w:r w:rsidR="00AB1CC4" w:rsidRPr="00F01C01">
        <w:rPr>
          <w:color w:val="000000" w:themeColor="text1"/>
          <w:sz w:val="24"/>
          <w:szCs w:val="24"/>
        </w:rPr>
        <w:t>2030, el Marco de Sendai 2015</w:t>
      </w:r>
      <w:r w:rsidR="007A607C">
        <w:rPr>
          <w:rFonts w:ascii="Arial" w:hAnsi="Arial" w:cs="Arial"/>
          <w:sz w:val="28"/>
          <w:szCs w:val="28"/>
        </w:rPr>
        <w:t>–</w:t>
      </w:r>
      <w:r w:rsidR="00AB1CC4" w:rsidRPr="00F01C01">
        <w:rPr>
          <w:color w:val="000000" w:themeColor="text1"/>
          <w:sz w:val="24"/>
          <w:szCs w:val="24"/>
        </w:rPr>
        <w:t>2030, y el Convenio Marco de Naciones Unidas sobre Cambio Climático</w:t>
      </w:r>
      <w:r w:rsidR="00A474CB" w:rsidRPr="00F01C01">
        <w:rPr>
          <w:color w:val="000000" w:themeColor="text1"/>
          <w:sz w:val="24"/>
          <w:szCs w:val="24"/>
        </w:rPr>
        <w:t xml:space="preserve"> para </w:t>
      </w:r>
      <w:r w:rsidRPr="00F01C01">
        <w:rPr>
          <w:color w:val="000000" w:themeColor="text1"/>
          <w:sz w:val="24"/>
          <w:szCs w:val="24"/>
        </w:rPr>
        <w:t>favore</w:t>
      </w:r>
      <w:r w:rsidR="00A474CB" w:rsidRPr="00F01C01">
        <w:rPr>
          <w:color w:val="000000" w:themeColor="text1"/>
          <w:sz w:val="24"/>
          <w:szCs w:val="24"/>
        </w:rPr>
        <w:t xml:space="preserve">cer </w:t>
      </w:r>
      <w:r w:rsidRPr="00F01C01">
        <w:rPr>
          <w:color w:val="000000" w:themeColor="text1"/>
          <w:sz w:val="24"/>
          <w:szCs w:val="24"/>
        </w:rPr>
        <w:t>a la población y alcanzar un desarrollo sostenible en temas de biodiversidad, riesgo y cambio climático.</w:t>
      </w:r>
    </w:p>
    <w:tbl>
      <w:tblPr>
        <w:tblStyle w:val="Tablaconcuadrcula"/>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8844"/>
      </w:tblGrid>
      <w:tr w:rsidR="0088512D" w:rsidRPr="00F01C01" w14:paraId="1D9AC43F" w14:textId="77777777" w:rsidTr="007E1F99">
        <w:tc>
          <w:tcPr>
            <w:tcW w:w="8844" w:type="dxa"/>
            <w:shd w:val="clear" w:color="auto" w:fill="DEEAF6" w:themeFill="accent5" w:themeFillTint="33"/>
          </w:tcPr>
          <w:p w14:paraId="1B9689BF" w14:textId="77777777" w:rsidR="00AB1CC4" w:rsidRPr="00F01C01" w:rsidRDefault="00AB1CC4" w:rsidP="00C14A28">
            <w:pPr>
              <w:pStyle w:val="Cita"/>
              <w:spacing w:after="160" w:line="360" w:lineRule="auto"/>
              <w:ind w:left="11" w:right="28"/>
              <w:rPr>
                <w:rFonts w:ascii="Times New Roman" w:hAnsi="Times New Roman" w:cs="Times New Roman"/>
                <w:b/>
                <w:bCs/>
                <w:color w:val="000000" w:themeColor="text1"/>
                <w:sz w:val="24"/>
                <w:szCs w:val="24"/>
              </w:rPr>
            </w:pPr>
            <w:r w:rsidRPr="00F01C01">
              <w:rPr>
                <w:rFonts w:ascii="Times New Roman" w:hAnsi="Times New Roman" w:cs="Times New Roman"/>
                <w:b/>
                <w:bCs/>
                <w:color w:val="000000" w:themeColor="text1"/>
                <w:sz w:val="24"/>
                <w:szCs w:val="24"/>
              </w:rPr>
              <w:t xml:space="preserve">Caja 2. Alcances de convenios internacionales </w:t>
            </w:r>
          </w:p>
          <w:p w14:paraId="792F1B4E" w14:textId="0AEB42BB" w:rsidR="00AB1CC4" w:rsidRPr="00F01C01" w:rsidRDefault="00AB1CC4" w:rsidP="00C14A28">
            <w:pPr>
              <w:pStyle w:val="Cita"/>
              <w:spacing w:after="160" w:line="360" w:lineRule="auto"/>
              <w:ind w:left="11" w:right="28"/>
              <w:rPr>
                <w:rFonts w:ascii="Times New Roman" w:hAnsi="Times New Roman" w:cs="Times New Roman"/>
                <w:color w:val="000000" w:themeColor="text1"/>
                <w:sz w:val="24"/>
                <w:szCs w:val="24"/>
              </w:rPr>
            </w:pPr>
            <w:r w:rsidRPr="00F01C01">
              <w:rPr>
                <w:rFonts w:ascii="Times New Roman" w:hAnsi="Times New Roman" w:cs="Times New Roman"/>
                <w:b/>
                <w:bCs/>
                <w:color w:val="000000" w:themeColor="text1"/>
                <w:sz w:val="24"/>
                <w:szCs w:val="24"/>
              </w:rPr>
              <w:t xml:space="preserve">Convenio </w:t>
            </w:r>
            <w:r w:rsidR="00472043" w:rsidRPr="00F01C01">
              <w:rPr>
                <w:rFonts w:ascii="Times New Roman" w:hAnsi="Times New Roman" w:cs="Times New Roman"/>
                <w:b/>
                <w:bCs/>
                <w:color w:val="000000" w:themeColor="text1"/>
                <w:sz w:val="24"/>
                <w:szCs w:val="24"/>
              </w:rPr>
              <w:t xml:space="preserve">Marco </w:t>
            </w:r>
            <w:r w:rsidRPr="00F01C01">
              <w:rPr>
                <w:rFonts w:ascii="Times New Roman" w:hAnsi="Times New Roman" w:cs="Times New Roman"/>
                <w:b/>
                <w:bCs/>
                <w:color w:val="000000" w:themeColor="text1"/>
                <w:sz w:val="24"/>
                <w:szCs w:val="24"/>
              </w:rPr>
              <w:t xml:space="preserve">de </w:t>
            </w:r>
            <w:r w:rsidR="00472043" w:rsidRPr="00F01C01">
              <w:rPr>
                <w:rFonts w:ascii="Times New Roman" w:hAnsi="Times New Roman" w:cs="Times New Roman"/>
                <w:b/>
                <w:bCs/>
                <w:color w:val="000000" w:themeColor="text1"/>
                <w:sz w:val="24"/>
                <w:szCs w:val="24"/>
              </w:rPr>
              <w:t>Diversidad Biológica</w:t>
            </w:r>
            <w:r w:rsidR="007A607C">
              <w:rPr>
                <w:rFonts w:ascii="Times New Roman" w:hAnsi="Times New Roman" w:cs="Times New Roman"/>
                <w:b/>
                <w:bCs/>
                <w:color w:val="000000" w:themeColor="text1"/>
                <w:sz w:val="24"/>
                <w:szCs w:val="24"/>
              </w:rPr>
              <w:t>:</w:t>
            </w:r>
            <w:r w:rsidRPr="00F01C01">
              <w:rPr>
                <w:rFonts w:ascii="Times New Roman" w:hAnsi="Times New Roman" w:cs="Times New Roman"/>
                <w:color w:val="000000" w:themeColor="text1"/>
                <w:sz w:val="24"/>
                <w:szCs w:val="24"/>
              </w:rPr>
              <w:t xml:space="preserve"> busca reducir las presiones directas sobre la diversidad biológica y salvaguardar los ecosistemas para aumentar los beneficios para la población, al mejorar su aplicación e incorporación en los hábitos gubernamentales</w:t>
            </w:r>
            <w:r w:rsidR="00C669CE" w:rsidRPr="00F01C01">
              <w:rPr>
                <w:rFonts w:ascii="Times New Roman" w:hAnsi="Times New Roman" w:cs="Times New Roman"/>
                <w:color w:val="000000" w:themeColor="text1"/>
                <w:sz w:val="24"/>
                <w:szCs w:val="24"/>
              </w:rPr>
              <w:t xml:space="preserve"> [</w:t>
            </w:r>
            <w:r w:rsidR="00ED2EE5" w:rsidRPr="00F01C01">
              <w:rPr>
                <w:rFonts w:ascii="Times New Roman" w:hAnsi="Times New Roman" w:cs="Times New Roman"/>
                <w:color w:val="000000" w:themeColor="text1"/>
                <w:sz w:val="24"/>
                <w:szCs w:val="24"/>
              </w:rPr>
              <w:t>6</w:t>
            </w:r>
            <w:r w:rsidR="00C669CE" w:rsidRPr="00F01C01">
              <w:rPr>
                <w:rFonts w:ascii="Times New Roman" w:hAnsi="Times New Roman" w:cs="Times New Roman"/>
                <w:color w:val="000000" w:themeColor="text1"/>
                <w:sz w:val="24"/>
                <w:szCs w:val="24"/>
              </w:rPr>
              <w:t>]</w:t>
            </w:r>
            <w:r w:rsidRPr="00F01C01">
              <w:rPr>
                <w:rFonts w:ascii="Times New Roman" w:hAnsi="Times New Roman" w:cs="Times New Roman"/>
                <w:color w:val="000000" w:themeColor="text1"/>
                <w:sz w:val="24"/>
                <w:szCs w:val="24"/>
              </w:rPr>
              <w:t xml:space="preserve">. </w:t>
            </w:r>
          </w:p>
          <w:p w14:paraId="4AE3D637" w14:textId="575C0276" w:rsidR="0088512D" w:rsidRPr="00F01C01" w:rsidRDefault="00AB1CC4" w:rsidP="0088512D">
            <w:pPr>
              <w:pStyle w:val="Cita"/>
              <w:spacing w:after="160" w:line="360" w:lineRule="auto"/>
              <w:ind w:left="11" w:right="28"/>
              <w:rPr>
                <w:rFonts w:ascii="Times New Roman" w:hAnsi="Times New Roman" w:cs="Times New Roman"/>
                <w:color w:val="000000" w:themeColor="text1"/>
                <w:sz w:val="24"/>
                <w:szCs w:val="24"/>
              </w:rPr>
            </w:pPr>
            <w:r w:rsidRPr="00F01C01">
              <w:rPr>
                <w:rFonts w:ascii="Times New Roman" w:hAnsi="Times New Roman" w:cs="Times New Roman"/>
                <w:b/>
                <w:bCs/>
                <w:color w:val="000000" w:themeColor="text1"/>
                <w:sz w:val="24"/>
                <w:szCs w:val="24"/>
              </w:rPr>
              <w:t>Marco de Sendai</w:t>
            </w:r>
            <w:r w:rsidR="007A607C">
              <w:rPr>
                <w:rFonts w:ascii="Times New Roman" w:hAnsi="Times New Roman" w:cs="Times New Roman"/>
                <w:b/>
                <w:bCs/>
                <w:color w:val="000000" w:themeColor="text1"/>
                <w:sz w:val="24"/>
                <w:szCs w:val="24"/>
              </w:rPr>
              <w:t>:</w:t>
            </w:r>
            <w:r w:rsidRPr="00F01C01">
              <w:rPr>
                <w:rFonts w:ascii="Times New Roman" w:hAnsi="Times New Roman" w:cs="Times New Roman"/>
                <w:color w:val="000000" w:themeColor="text1"/>
                <w:sz w:val="24"/>
                <w:szCs w:val="24"/>
              </w:rPr>
              <w:t xml:space="preserve"> en ruta la reducción del riesgo y el aumento de la resiliencia de las naciones y las comunidades ante los desastres, resaltando la necesidad de comprender mejor el riesgo de desastres en todas sus dimensiones relativas a la exposición, vulnerabilidad y características de las amenazas</w:t>
            </w:r>
            <w:r w:rsidR="00C669CE" w:rsidRPr="00F01C01">
              <w:rPr>
                <w:rFonts w:ascii="Times New Roman" w:hAnsi="Times New Roman" w:cs="Times New Roman"/>
                <w:color w:val="000000" w:themeColor="text1"/>
                <w:sz w:val="24"/>
                <w:szCs w:val="24"/>
              </w:rPr>
              <w:t xml:space="preserve"> [</w:t>
            </w:r>
            <w:r w:rsidR="00ED2EE5" w:rsidRPr="00F01C01">
              <w:rPr>
                <w:rFonts w:ascii="Times New Roman" w:hAnsi="Times New Roman" w:cs="Times New Roman"/>
                <w:color w:val="000000" w:themeColor="text1"/>
                <w:sz w:val="24"/>
                <w:szCs w:val="24"/>
              </w:rPr>
              <w:t>7</w:t>
            </w:r>
            <w:r w:rsidR="00C669CE" w:rsidRPr="00F01C01">
              <w:rPr>
                <w:rFonts w:ascii="Times New Roman" w:hAnsi="Times New Roman" w:cs="Times New Roman"/>
                <w:color w:val="000000" w:themeColor="text1"/>
                <w:sz w:val="24"/>
                <w:szCs w:val="24"/>
              </w:rPr>
              <w:t>]</w:t>
            </w:r>
            <w:r w:rsidR="0098554B" w:rsidRPr="00F01C01">
              <w:rPr>
                <w:rFonts w:ascii="Times New Roman" w:hAnsi="Times New Roman" w:cs="Times New Roman"/>
                <w:color w:val="000000" w:themeColor="text1"/>
                <w:sz w:val="24"/>
                <w:szCs w:val="24"/>
              </w:rPr>
              <w:t>.</w:t>
            </w:r>
            <w:r w:rsidRPr="00F01C01">
              <w:rPr>
                <w:rFonts w:ascii="Times New Roman" w:hAnsi="Times New Roman" w:cs="Times New Roman"/>
                <w:color w:val="000000" w:themeColor="text1"/>
                <w:sz w:val="24"/>
                <w:szCs w:val="24"/>
              </w:rPr>
              <w:t xml:space="preserve"> </w:t>
            </w:r>
          </w:p>
          <w:p w14:paraId="2FF6795D" w14:textId="72CB71DC" w:rsidR="00AB1CC4" w:rsidRPr="00F01C01" w:rsidRDefault="00AB1CC4" w:rsidP="007A607C">
            <w:pPr>
              <w:pStyle w:val="Cita"/>
              <w:spacing w:after="160" w:line="360" w:lineRule="auto"/>
              <w:ind w:left="11" w:right="28"/>
              <w:rPr>
                <w:rFonts w:ascii="Times New Roman" w:hAnsi="Times New Roman" w:cs="Times New Roman"/>
                <w:color w:val="000000" w:themeColor="text1"/>
                <w:sz w:val="22"/>
              </w:rPr>
            </w:pPr>
            <w:r w:rsidRPr="00F01C01">
              <w:rPr>
                <w:rFonts w:ascii="Times New Roman" w:hAnsi="Times New Roman" w:cs="Times New Roman"/>
                <w:b/>
                <w:bCs/>
                <w:color w:val="000000" w:themeColor="text1"/>
                <w:sz w:val="24"/>
                <w:szCs w:val="24"/>
              </w:rPr>
              <w:t xml:space="preserve">Convenio </w:t>
            </w:r>
            <w:r w:rsidR="00F13C1B" w:rsidRPr="00F01C01">
              <w:rPr>
                <w:rFonts w:ascii="Times New Roman" w:hAnsi="Times New Roman" w:cs="Times New Roman"/>
                <w:b/>
                <w:bCs/>
                <w:color w:val="000000" w:themeColor="text1"/>
                <w:sz w:val="24"/>
                <w:szCs w:val="24"/>
              </w:rPr>
              <w:t xml:space="preserve">Marco </w:t>
            </w:r>
            <w:r w:rsidRPr="00F01C01">
              <w:rPr>
                <w:rFonts w:ascii="Times New Roman" w:hAnsi="Times New Roman" w:cs="Times New Roman"/>
                <w:b/>
                <w:bCs/>
                <w:color w:val="000000" w:themeColor="text1"/>
                <w:sz w:val="24"/>
                <w:szCs w:val="24"/>
              </w:rPr>
              <w:t xml:space="preserve">de </w:t>
            </w:r>
            <w:r w:rsidR="00F13C1B" w:rsidRPr="00F01C01">
              <w:rPr>
                <w:rFonts w:ascii="Times New Roman" w:hAnsi="Times New Roman" w:cs="Times New Roman"/>
                <w:b/>
                <w:bCs/>
                <w:color w:val="000000" w:themeColor="text1"/>
                <w:sz w:val="24"/>
                <w:szCs w:val="24"/>
              </w:rPr>
              <w:t>Naciones U</w:t>
            </w:r>
            <w:r w:rsidRPr="00F01C01">
              <w:rPr>
                <w:rFonts w:ascii="Times New Roman" w:hAnsi="Times New Roman" w:cs="Times New Roman"/>
                <w:b/>
                <w:bCs/>
                <w:color w:val="000000" w:themeColor="text1"/>
                <w:sz w:val="24"/>
                <w:szCs w:val="24"/>
              </w:rPr>
              <w:t xml:space="preserve">nidas sobre </w:t>
            </w:r>
            <w:r w:rsidR="00F13C1B" w:rsidRPr="00F01C01">
              <w:rPr>
                <w:rFonts w:ascii="Times New Roman" w:hAnsi="Times New Roman" w:cs="Times New Roman"/>
                <w:b/>
                <w:bCs/>
                <w:color w:val="000000" w:themeColor="text1"/>
                <w:sz w:val="24"/>
                <w:szCs w:val="24"/>
              </w:rPr>
              <w:t>C</w:t>
            </w:r>
            <w:r w:rsidRPr="00F01C01">
              <w:rPr>
                <w:rFonts w:ascii="Times New Roman" w:hAnsi="Times New Roman" w:cs="Times New Roman"/>
                <w:b/>
                <w:bCs/>
                <w:color w:val="000000" w:themeColor="text1"/>
                <w:sz w:val="24"/>
                <w:szCs w:val="24"/>
              </w:rPr>
              <w:t xml:space="preserve">ambio </w:t>
            </w:r>
            <w:r w:rsidR="00F13C1B" w:rsidRPr="00F01C01">
              <w:rPr>
                <w:rFonts w:ascii="Times New Roman" w:hAnsi="Times New Roman" w:cs="Times New Roman"/>
                <w:b/>
                <w:bCs/>
                <w:color w:val="000000" w:themeColor="text1"/>
                <w:sz w:val="24"/>
                <w:szCs w:val="24"/>
              </w:rPr>
              <w:t>C</w:t>
            </w:r>
            <w:r w:rsidRPr="00F01C01">
              <w:rPr>
                <w:rFonts w:ascii="Times New Roman" w:hAnsi="Times New Roman" w:cs="Times New Roman"/>
                <w:b/>
                <w:bCs/>
                <w:color w:val="000000" w:themeColor="text1"/>
                <w:sz w:val="24"/>
                <w:szCs w:val="24"/>
              </w:rPr>
              <w:t>limático</w:t>
            </w:r>
            <w:r w:rsidR="007A607C">
              <w:rPr>
                <w:rFonts w:ascii="Times New Roman" w:hAnsi="Times New Roman" w:cs="Times New Roman"/>
                <w:b/>
                <w:bCs/>
                <w:color w:val="000000" w:themeColor="text1"/>
                <w:sz w:val="24"/>
                <w:szCs w:val="24"/>
              </w:rPr>
              <w:t>:</w:t>
            </w:r>
            <w:r w:rsidRPr="00F01C01">
              <w:rPr>
                <w:rFonts w:ascii="Times New Roman" w:hAnsi="Times New Roman" w:cs="Times New Roman"/>
                <w:color w:val="000000" w:themeColor="text1"/>
                <w:sz w:val="24"/>
                <w:szCs w:val="24"/>
              </w:rPr>
              <w:t xml:space="preserve"> asiente que los ecosistemas se adapten naturalmente al cambio climático, asegurar que la producción de </w:t>
            </w:r>
            <w:r w:rsidRPr="00F01C01">
              <w:rPr>
                <w:rFonts w:ascii="Times New Roman" w:hAnsi="Times New Roman" w:cs="Times New Roman"/>
                <w:color w:val="000000" w:themeColor="text1"/>
                <w:sz w:val="24"/>
                <w:szCs w:val="24"/>
              </w:rPr>
              <w:lastRenderedPageBreak/>
              <w:t xml:space="preserve">alimentos no se vea amenazada y permitir que el desarrollo económico prosiga de manera sostenible </w:t>
            </w:r>
            <w:r w:rsidR="00C669CE" w:rsidRPr="00F01C01">
              <w:rPr>
                <w:rFonts w:ascii="Times New Roman" w:hAnsi="Times New Roman" w:cs="Times New Roman"/>
                <w:color w:val="000000" w:themeColor="text1"/>
                <w:sz w:val="24"/>
                <w:szCs w:val="24"/>
              </w:rPr>
              <w:t>[</w:t>
            </w:r>
            <w:r w:rsidR="00ED2EE5" w:rsidRPr="00F01C01">
              <w:rPr>
                <w:rFonts w:ascii="Times New Roman" w:hAnsi="Times New Roman" w:cs="Times New Roman"/>
                <w:color w:val="000000" w:themeColor="text1"/>
                <w:sz w:val="24"/>
                <w:szCs w:val="24"/>
              </w:rPr>
              <w:t>8</w:t>
            </w:r>
            <w:r w:rsidR="00C669CE" w:rsidRPr="00F01C01">
              <w:rPr>
                <w:rFonts w:ascii="Times New Roman" w:hAnsi="Times New Roman" w:cs="Times New Roman"/>
                <w:color w:val="000000" w:themeColor="text1"/>
                <w:sz w:val="24"/>
                <w:szCs w:val="24"/>
              </w:rPr>
              <w:t>]</w:t>
            </w:r>
            <w:r w:rsidR="0098554B" w:rsidRPr="00F01C01">
              <w:rPr>
                <w:rFonts w:ascii="Times New Roman" w:hAnsi="Times New Roman" w:cs="Times New Roman"/>
                <w:color w:val="000000" w:themeColor="text1"/>
                <w:sz w:val="24"/>
                <w:szCs w:val="24"/>
              </w:rPr>
              <w:t>.</w:t>
            </w:r>
          </w:p>
        </w:tc>
      </w:tr>
    </w:tbl>
    <w:p w14:paraId="2E5A78D5" w14:textId="11611DD2" w:rsidR="007C5FB3" w:rsidRPr="00F01C01" w:rsidRDefault="00A474CB" w:rsidP="007C5FB3">
      <w:pPr>
        <w:spacing w:before="120" w:after="0" w:line="360" w:lineRule="auto"/>
        <w:ind w:left="11" w:right="28" w:firstLine="697"/>
        <w:rPr>
          <w:color w:val="000000" w:themeColor="text1"/>
          <w:sz w:val="24"/>
          <w:szCs w:val="24"/>
        </w:rPr>
      </w:pPr>
      <w:r w:rsidRPr="00F01C01">
        <w:rPr>
          <w:color w:val="000000" w:themeColor="text1"/>
          <w:sz w:val="24"/>
          <w:szCs w:val="24"/>
        </w:rPr>
        <w:lastRenderedPageBreak/>
        <w:t xml:space="preserve">La </w:t>
      </w:r>
      <w:bookmarkStart w:id="4" w:name="_Hlk89252126"/>
      <w:r w:rsidRPr="00F01C01">
        <w:rPr>
          <w:color w:val="000000" w:themeColor="text1"/>
          <w:sz w:val="24"/>
          <w:szCs w:val="24"/>
        </w:rPr>
        <w:t xml:space="preserve">Política </w:t>
      </w:r>
      <w:r w:rsidR="00E66F0B" w:rsidRPr="00F01C01">
        <w:rPr>
          <w:color w:val="000000" w:themeColor="text1"/>
          <w:sz w:val="24"/>
          <w:szCs w:val="24"/>
        </w:rPr>
        <w:t xml:space="preserve">Nacional </w:t>
      </w:r>
      <w:r w:rsidR="004004C1" w:rsidRPr="00F01C01">
        <w:rPr>
          <w:color w:val="000000" w:themeColor="text1"/>
          <w:sz w:val="24"/>
          <w:szCs w:val="24"/>
        </w:rPr>
        <w:t>para la</w:t>
      </w:r>
      <w:r w:rsidRPr="00F01C01">
        <w:rPr>
          <w:color w:val="000000" w:themeColor="text1"/>
          <w:sz w:val="24"/>
          <w:szCs w:val="24"/>
        </w:rPr>
        <w:t xml:space="preserve"> Gestión Integral de la Biodiversidad y sus Servicios </w:t>
      </w:r>
      <w:bookmarkEnd w:id="4"/>
      <w:r w:rsidRPr="00F01C01">
        <w:rPr>
          <w:color w:val="000000" w:themeColor="text1"/>
          <w:sz w:val="24"/>
          <w:szCs w:val="24"/>
        </w:rPr>
        <w:t xml:space="preserve">Ecosistémicos </w:t>
      </w:r>
      <w:r w:rsidR="00010906" w:rsidRPr="00F01C01">
        <w:rPr>
          <w:color w:val="000000" w:themeColor="text1"/>
          <w:sz w:val="24"/>
          <w:szCs w:val="24"/>
        </w:rPr>
        <w:t>(</w:t>
      </w:r>
      <w:bookmarkStart w:id="5" w:name="_Hlk89252114"/>
      <w:r w:rsidR="00010906" w:rsidRPr="00F01C01">
        <w:rPr>
          <w:color w:val="000000" w:themeColor="text1"/>
          <w:sz w:val="24"/>
          <w:szCs w:val="24"/>
        </w:rPr>
        <w:t>PNGIBSE</w:t>
      </w:r>
      <w:bookmarkEnd w:id="5"/>
      <w:r w:rsidR="00010906" w:rsidRPr="00F01C01">
        <w:rPr>
          <w:color w:val="000000" w:themeColor="text1"/>
          <w:sz w:val="24"/>
          <w:szCs w:val="24"/>
        </w:rPr>
        <w:t>) busca maximizar el bienestar humano a través de la planificación, ejecución y monitoreo de las acciones para la conservación de la biodiversidad y sus servicios ecosistémicos tomando como base la resiliencia de los sistemas socio ecológicos a diferentes escalas</w:t>
      </w:r>
      <w:r w:rsidR="00C669CE" w:rsidRPr="00F01C01">
        <w:rPr>
          <w:color w:val="000000" w:themeColor="text1"/>
          <w:sz w:val="24"/>
          <w:szCs w:val="24"/>
        </w:rPr>
        <w:t xml:space="preserve"> [1]</w:t>
      </w:r>
      <w:r w:rsidR="008A01AE" w:rsidRPr="00F01C01">
        <w:rPr>
          <w:color w:val="000000" w:themeColor="text1"/>
          <w:sz w:val="24"/>
          <w:szCs w:val="24"/>
        </w:rPr>
        <w:t>.</w:t>
      </w:r>
      <w:r w:rsidR="00010906" w:rsidRPr="00F01C01">
        <w:rPr>
          <w:color w:val="000000" w:themeColor="text1"/>
          <w:sz w:val="24"/>
          <w:szCs w:val="24"/>
        </w:rPr>
        <w:t xml:space="preserve"> </w:t>
      </w:r>
    </w:p>
    <w:p w14:paraId="43D46CB0" w14:textId="51C4AD65" w:rsidR="00010906" w:rsidRPr="00F01C01" w:rsidRDefault="00010906" w:rsidP="007C5FB3">
      <w:pPr>
        <w:spacing w:after="0" w:line="360" w:lineRule="auto"/>
        <w:ind w:left="11" w:right="28" w:firstLine="697"/>
        <w:rPr>
          <w:color w:val="000000" w:themeColor="text1"/>
          <w:sz w:val="24"/>
          <w:szCs w:val="24"/>
        </w:rPr>
      </w:pPr>
      <w:r w:rsidRPr="00F01C01">
        <w:rPr>
          <w:color w:val="000000" w:themeColor="text1"/>
          <w:sz w:val="24"/>
          <w:szCs w:val="24"/>
        </w:rPr>
        <w:t xml:space="preserve">En el contexto del riesgo de desastres, </w:t>
      </w:r>
      <w:bookmarkStart w:id="6" w:name="_Hlk89252449"/>
      <w:r w:rsidR="007A607C">
        <w:rPr>
          <w:color w:val="000000" w:themeColor="text1"/>
          <w:sz w:val="24"/>
          <w:szCs w:val="24"/>
        </w:rPr>
        <w:t xml:space="preserve">la </w:t>
      </w:r>
      <w:r w:rsidR="00A474CB" w:rsidRPr="00F01C01">
        <w:rPr>
          <w:color w:val="000000" w:themeColor="text1"/>
          <w:sz w:val="24"/>
          <w:szCs w:val="24"/>
        </w:rPr>
        <w:t>Política Nacional de Gestión del Riesgo de Desastres (</w:t>
      </w:r>
      <w:r w:rsidRPr="00F01C01">
        <w:rPr>
          <w:color w:val="000000" w:themeColor="text1"/>
          <w:sz w:val="24"/>
          <w:szCs w:val="24"/>
        </w:rPr>
        <w:t xml:space="preserve">PNGRD) </w:t>
      </w:r>
      <w:bookmarkEnd w:id="6"/>
      <w:r w:rsidRPr="00F01C01">
        <w:rPr>
          <w:color w:val="000000" w:themeColor="text1"/>
          <w:sz w:val="24"/>
          <w:szCs w:val="24"/>
        </w:rPr>
        <w:t xml:space="preserve">se complementa con la PNGIBSE, ya que </w:t>
      </w:r>
      <w:r w:rsidR="00A474CB" w:rsidRPr="00F01C01">
        <w:rPr>
          <w:color w:val="000000" w:themeColor="text1"/>
          <w:sz w:val="24"/>
          <w:szCs w:val="24"/>
        </w:rPr>
        <w:t>se</w:t>
      </w:r>
      <w:r w:rsidRPr="00F01C01">
        <w:rPr>
          <w:color w:val="000000" w:themeColor="text1"/>
          <w:sz w:val="24"/>
          <w:szCs w:val="24"/>
        </w:rPr>
        <w:t xml:space="preserve"> orienta como un proceso social para asegurar la sostenibilidad, la seguridad territorial, los derechos e intereses colectivos, mejorar la calidad de vida de las poblaciones y las comunidades en riesgo. Esto se logra a través de la formulación, ejecución, seguimiento y evaluación de las diferentes estrategias, medidas y acciones para conocer y reducir el riesgo</w:t>
      </w:r>
      <w:r w:rsidR="007A607C">
        <w:rPr>
          <w:color w:val="000000" w:themeColor="text1"/>
          <w:sz w:val="24"/>
          <w:szCs w:val="24"/>
        </w:rPr>
        <w:t>,</w:t>
      </w:r>
      <w:r w:rsidRPr="00F01C01">
        <w:rPr>
          <w:color w:val="000000" w:themeColor="text1"/>
          <w:sz w:val="24"/>
          <w:szCs w:val="24"/>
        </w:rPr>
        <w:t xml:space="preserve"> y para manejar el desastre en caso de presentarse</w:t>
      </w:r>
      <w:r w:rsidR="00C669CE" w:rsidRPr="00F01C01">
        <w:rPr>
          <w:color w:val="000000" w:themeColor="text1"/>
          <w:sz w:val="24"/>
          <w:szCs w:val="24"/>
        </w:rPr>
        <w:t xml:space="preserve"> [</w:t>
      </w:r>
      <w:r w:rsidR="00ED2EE5" w:rsidRPr="00F01C01">
        <w:rPr>
          <w:color w:val="000000" w:themeColor="text1"/>
          <w:sz w:val="24"/>
          <w:szCs w:val="24"/>
        </w:rPr>
        <w:t>3</w:t>
      </w:r>
      <w:r w:rsidR="00C669CE" w:rsidRPr="00F01C01">
        <w:rPr>
          <w:color w:val="000000" w:themeColor="text1"/>
          <w:sz w:val="24"/>
          <w:szCs w:val="24"/>
        </w:rPr>
        <w:t>]</w:t>
      </w:r>
      <w:r w:rsidRPr="00F01C01">
        <w:rPr>
          <w:color w:val="000000" w:themeColor="text1"/>
          <w:sz w:val="24"/>
          <w:szCs w:val="24"/>
        </w:rPr>
        <w:t>.</w:t>
      </w:r>
    </w:p>
    <w:p w14:paraId="49C77B1D" w14:textId="41773D7A" w:rsidR="00C669CE" w:rsidRPr="00F01C01" w:rsidRDefault="00010906" w:rsidP="00C669CE">
      <w:pPr>
        <w:spacing w:after="0" w:line="360" w:lineRule="auto"/>
        <w:ind w:left="11" w:right="28" w:firstLine="697"/>
        <w:rPr>
          <w:color w:val="000000" w:themeColor="text1"/>
          <w:sz w:val="24"/>
          <w:szCs w:val="24"/>
        </w:rPr>
      </w:pPr>
      <w:r w:rsidRPr="00F01C01">
        <w:rPr>
          <w:color w:val="000000" w:themeColor="text1"/>
          <w:sz w:val="24"/>
          <w:szCs w:val="24"/>
        </w:rPr>
        <w:t xml:space="preserve">Por otro lado, </w:t>
      </w:r>
      <w:r w:rsidRPr="00975BDC">
        <w:rPr>
          <w:color w:val="000000" w:themeColor="text1"/>
          <w:sz w:val="24"/>
          <w:szCs w:val="24"/>
          <w:highlight w:val="green"/>
        </w:rPr>
        <w:t xml:space="preserve">la </w:t>
      </w:r>
      <w:bookmarkStart w:id="7" w:name="_Hlk89261170"/>
      <w:r w:rsidR="00596C34" w:rsidRPr="00975BDC">
        <w:rPr>
          <w:color w:val="000000" w:themeColor="text1"/>
          <w:sz w:val="24"/>
          <w:szCs w:val="24"/>
          <w:highlight w:val="green"/>
        </w:rPr>
        <w:t>P</w:t>
      </w:r>
      <w:r w:rsidRPr="00975BDC">
        <w:rPr>
          <w:color w:val="000000" w:themeColor="text1"/>
          <w:sz w:val="24"/>
          <w:szCs w:val="24"/>
          <w:highlight w:val="green"/>
        </w:rPr>
        <w:t xml:space="preserve">olítica </w:t>
      </w:r>
      <w:r w:rsidR="00A474CB" w:rsidRPr="00975BDC">
        <w:rPr>
          <w:color w:val="000000" w:themeColor="text1"/>
          <w:sz w:val="24"/>
          <w:szCs w:val="24"/>
          <w:highlight w:val="green"/>
        </w:rPr>
        <w:t>N</w:t>
      </w:r>
      <w:r w:rsidR="00556488" w:rsidRPr="00975BDC">
        <w:rPr>
          <w:color w:val="000000" w:themeColor="text1"/>
          <w:sz w:val="24"/>
          <w:szCs w:val="24"/>
          <w:highlight w:val="green"/>
        </w:rPr>
        <w:t xml:space="preserve">acional </w:t>
      </w:r>
      <w:r w:rsidRPr="00975BDC">
        <w:rPr>
          <w:color w:val="000000" w:themeColor="text1"/>
          <w:sz w:val="24"/>
          <w:szCs w:val="24"/>
          <w:highlight w:val="green"/>
        </w:rPr>
        <w:t xml:space="preserve">de </w:t>
      </w:r>
      <w:r w:rsidR="00A474CB" w:rsidRPr="00975BDC">
        <w:rPr>
          <w:color w:val="000000" w:themeColor="text1"/>
          <w:sz w:val="24"/>
          <w:szCs w:val="24"/>
          <w:highlight w:val="green"/>
        </w:rPr>
        <w:t>C</w:t>
      </w:r>
      <w:r w:rsidR="00556488" w:rsidRPr="00975BDC">
        <w:rPr>
          <w:color w:val="000000" w:themeColor="text1"/>
          <w:sz w:val="24"/>
          <w:szCs w:val="24"/>
          <w:highlight w:val="green"/>
        </w:rPr>
        <w:t xml:space="preserve">ambio </w:t>
      </w:r>
      <w:r w:rsidR="00A474CB" w:rsidRPr="00975BDC">
        <w:rPr>
          <w:color w:val="000000" w:themeColor="text1"/>
          <w:sz w:val="24"/>
          <w:szCs w:val="24"/>
          <w:highlight w:val="green"/>
        </w:rPr>
        <w:t>C</w:t>
      </w:r>
      <w:r w:rsidR="00556488" w:rsidRPr="00975BDC">
        <w:rPr>
          <w:color w:val="000000" w:themeColor="text1"/>
          <w:sz w:val="24"/>
          <w:szCs w:val="24"/>
          <w:highlight w:val="green"/>
        </w:rPr>
        <w:t>limático</w:t>
      </w:r>
      <w:r w:rsidR="00975BDC">
        <w:rPr>
          <w:color w:val="000000" w:themeColor="text1"/>
          <w:sz w:val="24"/>
          <w:szCs w:val="24"/>
        </w:rPr>
        <w:fldChar w:fldCharType="begin"/>
      </w:r>
      <w:r w:rsidR="00975BDC">
        <w:instrText xml:space="preserve"> XE "</w:instrText>
      </w:r>
      <w:r w:rsidR="00975BDC" w:rsidRPr="00F47F98">
        <w:rPr>
          <w:color w:val="000000" w:themeColor="text1"/>
          <w:sz w:val="24"/>
          <w:szCs w:val="24"/>
        </w:rPr>
        <w:instrText>Política Nacional de Cambio Climático</w:instrText>
      </w:r>
      <w:r w:rsidR="00975BDC">
        <w:instrText xml:space="preserve">" </w:instrText>
      </w:r>
      <w:r w:rsidR="00975BDC">
        <w:rPr>
          <w:color w:val="000000" w:themeColor="text1"/>
          <w:sz w:val="24"/>
          <w:szCs w:val="24"/>
        </w:rPr>
        <w:fldChar w:fldCharType="end"/>
      </w:r>
      <w:r w:rsidR="00556488" w:rsidRPr="00F01C01">
        <w:rPr>
          <w:color w:val="000000" w:themeColor="text1"/>
          <w:sz w:val="24"/>
          <w:szCs w:val="24"/>
        </w:rPr>
        <w:t xml:space="preserve"> </w:t>
      </w:r>
      <w:r w:rsidRPr="00F01C01">
        <w:rPr>
          <w:color w:val="000000" w:themeColor="text1"/>
          <w:sz w:val="24"/>
          <w:szCs w:val="24"/>
        </w:rPr>
        <w:t xml:space="preserve">(PNCC) </w:t>
      </w:r>
      <w:bookmarkEnd w:id="7"/>
      <w:r w:rsidR="00A474CB" w:rsidRPr="00F01C01">
        <w:rPr>
          <w:color w:val="000000" w:themeColor="text1"/>
          <w:sz w:val="24"/>
          <w:szCs w:val="24"/>
        </w:rPr>
        <w:t xml:space="preserve">expresa que </w:t>
      </w:r>
      <w:r w:rsidRPr="00F01C01">
        <w:rPr>
          <w:color w:val="000000" w:themeColor="text1"/>
          <w:sz w:val="24"/>
          <w:szCs w:val="24"/>
        </w:rPr>
        <w:t xml:space="preserve">proyecta incidir en las “decisiones públicas y privadas para avanzar en una senda de desarrollo resiliente al clima y bajo en carbono, que reduzca los riesgos del cambio climático y permita aprovechar las oportunidades que éste genera, en concordancia con los objetivos mundiales y los compromisos nacionales” </w:t>
      </w:r>
      <w:r w:rsidR="00C669CE" w:rsidRPr="00F01C01">
        <w:rPr>
          <w:color w:val="000000" w:themeColor="text1"/>
          <w:sz w:val="24"/>
          <w:szCs w:val="24"/>
          <w:lang w:val="es-ES"/>
        </w:rPr>
        <w:t>[</w:t>
      </w:r>
      <w:r w:rsidR="00ED2EE5" w:rsidRPr="00F01C01">
        <w:rPr>
          <w:color w:val="000000" w:themeColor="text1"/>
          <w:sz w:val="24"/>
          <w:szCs w:val="24"/>
          <w:lang w:val="es-ES"/>
        </w:rPr>
        <w:t>9</w:t>
      </w:r>
      <w:r w:rsidR="00C669CE" w:rsidRPr="00F01C01">
        <w:rPr>
          <w:color w:val="000000" w:themeColor="text1"/>
          <w:sz w:val="24"/>
          <w:szCs w:val="24"/>
          <w:lang w:val="es-ES"/>
        </w:rPr>
        <w:t>]</w:t>
      </w:r>
      <w:r w:rsidRPr="00F01C01">
        <w:rPr>
          <w:color w:val="000000" w:themeColor="text1"/>
          <w:sz w:val="24"/>
          <w:szCs w:val="24"/>
        </w:rPr>
        <w:t xml:space="preserve">. </w:t>
      </w:r>
    </w:p>
    <w:p w14:paraId="413D41A6" w14:textId="69AE51E4" w:rsidR="00C669CE" w:rsidRPr="00F01C01" w:rsidRDefault="0084158E" w:rsidP="00C669CE">
      <w:pPr>
        <w:spacing w:after="0" w:line="360" w:lineRule="auto"/>
        <w:ind w:left="11" w:right="28" w:firstLine="697"/>
        <w:rPr>
          <w:color w:val="000000" w:themeColor="text1"/>
          <w:sz w:val="24"/>
          <w:szCs w:val="24"/>
        </w:rPr>
      </w:pPr>
      <w:r w:rsidRPr="00F01C01">
        <w:rPr>
          <w:color w:val="000000" w:themeColor="text1"/>
          <w:sz w:val="24"/>
          <w:szCs w:val="24"/>
        </w:rPr>
        <w:t>En cuanto a elementos de articulación</w:t>
      </w:r>
      <w:r w:rsidR="001003A5" w:rsidRPr="00F01C01">
        <w:rPr>
          <w:color w:val="000000" w:themeColor="text1"/>
          <w:sz w:val="24"/>
          <w:szCs w:val="24"/>
        </w:rPr>
        <w:t xml:space="preserve"> identificados</w:t>
      </w:r>
      <w:r w:rsidRPr="00F01C01">
        <w:rPr>
          <w:color w:val="000000" w:themeColor="text1"/>
          <w:sz w:val="24"/>
          <w:szCs w:val="24"/>
        </w:rPr>
        <w:t>, la</w:t>
      </w:r>
      <w:r w:rsidR="00010906" w:rsidRPr="00F01C01">
        <w:rPr>
          <w:color w:val="000000" w:themeColor="text1"/>
          <w:sz w:val="24"/>
          <w:szCs w:val="24"/>
        </w:rPr>
        <w:t xml:space="preserve">s políticas coinciden en </w:t>
      </w:r>
      <w:r w:rsidR="00E224C5" w:rsidRPr="00F01C01">
        <w:rPr>
          <w:color w:val="000000" w:themeColor="text1"/>
          <w:sz w:val="24"/>
          <w:szCs w:val="24"/>
        </w:rPr>
        <w:t xml:space="preserve">referir el bienestar humano, la resiliencia y </w:t>
      </w:r>
      <w:r w:rsidR="00A96DEE" w:rsidRPr="00F01C01">
        <w:rPr>
          <w:color w:val="000000" w:themeColor="text1"/>
          <w:sz w:val="24"/>
          <w:szCs w:val="24"/>
        </w:rPr>
        <w:t xml:space="preserve">el </w:t>
      </w:r>
      <w:r w:rsidR="00E224C5" w:rsidRPr="00F01C01">
        <w:rPr>
          <w:color w:val="000000" w:themeColor="text1"/>
          <w:sz w:val="24"/>
          <w:szCs w:val="24"/>
        </w:rPr>
        <w:t>cuidado del ambiente</w:t>
      </w:r>
      <w:r w:rsidR="009666C8" w:rsidRPr="00F01C01">
        <w:rPr>
          <w:color w:val="000000" w:themeColor="text1"/>
          <w:sz w:val="24"/>
          <w:szCs w:val="24"/>
        </w:rPr>
        <w:t xml:space="preserve"> los cuales</w:t>
      </w:r>
      <w:r w:rsidR="009B5E2E" w:rsidRPr="00F01C01">
        <w:rPr>
          <w:color w:val="000000" w:themeColor="text1"/>
          <w:sz w:val="24"/>
          <w:szCs w:val="24"/>
        </w:rPr>
        <w:t xml:space="preserve"> consolidan la sostenibilidad del territorio</w:t>
      </w:r>
      <w:r w:rsidR="00A96DEE" w:rsidRPr="00F01C01">
        <w:rPr>
          <w:color w:val="000000" w:themeColor="text1"/>
          <w:sz w:val="24"/>
          <w:szCs w:val="24"/>
        </w:rPr>
        <w:t xml:space="preserve"> </w:t>
      </w:r>
      <w:r w:rsidR="00E224C5" w:rsidRPr="00F01C01">
        <w:rPr>
          <w:color w:val="000000" w:themeColor="text1"/>
          <w:sz w:val="24"/>
          <w:szCs w:val="24"/>
        </w:rPr>
        <w:t>(</w:t>
      </w:r>
      <w:r w:rsidR="007A607C">
        <w:rPr>
          <w:color w:val="000000" w:themeColor="text1"/>
          <w:sz w:val="24"/>
          <w:szCs w:val="24"/>
        </w:rPr>
        <w:t>a</w:t>
      </w:r>
      <w:r w:rsidR="00E224C5" w:rsidRPr="00F01C01">
        <w:rPr>
          <w:color w:val="000000" w:themeColor="text1"/>
          <w:sz w:val="24"/>
          <w:szCs w:val="24"/>
        </w:rPr>
        <w:t>daptado de</w:t>
      </w:r>
      <w:r w:rsidR="00C669CE" w:rsidRPr="00F01C01">
        <w:rPr>
          <w:color w:val="000000" w:themeColor="text1"/>
          <w:sz w:val="24"/>
          <w:szCs w:val="24"/>
        </w:rPr>
        <w:t xml:space="preserve"> </w:t>
      </w:r>
      <w:r w:rsidR="00C669CE" w:rsidRPr="00F01C01">
        <w:rPr>
          <w:color w:val="000000" w:themeColor="text1"/>
          <w:sz w:val="24"/>
          <w:szCs w:val="24"/>
          <w:lang w:val="es-ES"/>
        </w:rPr>
        <w:t>[</w:t>
      </w:r>
      <w:r w:rsidR="00C669CE" w:rsidRPr="00F01C01">
        <w:rPr>
          <w:color w:val="000000" w:themeColor="text1"/>
          <w:sz w:val="24"/>
          <w:szCs w:val="24"/>
        </w:rPr>
        <w:t>3,4,</w:t>
      </w:r>
      <w:r w:rsidR="00ED2EE5" w:rsidRPr="00F01C01">
        <w:rPr>
          <w:color w:val="000000" w:themeColor="text1"/>
          <w:sz w:val="24"/>
          <w:szCs w:val="24"/>
          <w:lang w:val="es-ES"/>
        </w:rPr>
        <w:t>9</w:t>
      </w:r>
      <w:r w:rsidR="00C669CE" w:rsidRPr="00F01C01">
        <w:rPr>
          <w:color w:val="000000" w:themeColor="text1"/>
          <w:sz w:val="24"/>
          <w:szCs w:val="24"/>
          <w:lang w:val="es-ES"/>
        </w:rPr>
        <w:t>]</w:t>
      </w:r>
      <w:r w:rsidR="004402ED" w:rsidRPr="00F01C01">
        <w:rPr>
          <w:color w:val="000000" w:themeColor="text1"/>
          <w:sz w:val="24"/>
          <w:szCs w:val="24"/>
          <w:lang w:val="es-ES"/>
        </w:rPr>
        <w:t>)</w:t>
      </w:r>
      <w:r w:rsidR="00A96DEE" w:rsidRPr="00F01C01">
        <w:rPr>
          <w:color w:val="000000" w:themeColor="text1"/>
          <w:sz w:val="24"/>
          <w:szCs w:val="24"/>
        </w:rPr>
        <w:t>.</w:t>
      </w:r>
      <w:r w:rsidR="00C669CE" w:rsidRPr="00F01C01">
        <w:rPr>
          <w:color w:val="000000" w:themeColor="text1"/>
          <w:sz w:val="24"/>
          <w:szCs w:val="24"/>
        </w:rPr>
        <w:t xml:space="preserve"> </w:t>
      </w:r>
    </w:p>
    <w:p w14:paraId="0B1D89E9" w14:textId="59363667" w:rsidR="0082332D" w:rsidRPr="00F01C01" w:rsidRDefault="009666C8" w:rsidP="00C669CE">
      <w:pPr>
        <w:spacing w:after="0" w:line="360" w:lineRule="auto"/>
        <w:ind w:left="11" w:right="28" w:firstLine="697"/>
        <w:rPr>
          <w:color w:val="000000" w:themeColor="text1"/>
          <w:sz w:val="24"/>
          <w:szCs w:val="24"/>
        </w:rPr>
      </w:pPr>
      <w:r w:rsidRPr="00F01C01">
        <w:rPr>
          <w:color w:val="000000" w:themeColor="text1"/>
          <w:sz w:val="24"/>
          <w:szCs w:val="24"/>
        </w:rPr>
        <w:t>Se resalta e</w:t>
      </w:r>
      <w:r w:rsidR="009B5E2E" w:rsidRPr="00F01C01">
        <w:rPr>
          <w:color w:val="000000" w:themeColor="text1"/>
          <w:sz w:val="24"/>
          <w:szCs w:val="24"/>
        </w:rPr>
        <w:t xml:space="preserve">l </w:t>
      </w:r>
      <w:r w:rsidR="00462545" w:rsidRPr="00F01C01">
        <w:rPr>
          <w:color w:val="000000" w:themeColor="text1"/>
          <w:sz w:val="24"/>
          <w:szCs w:val="24"/>
        </w:rPr>
        <w:t xml:space="preserve">cuidado del </w:t>
      </w:r>
      <w:r w:rsidR="009B5E2E" w:rsidRPr="00F01C01">
        <w:rPr>
          <w:color w:val="000000" w:themeColor="text1"/>
          <w:sz w:val="24"/>
          <w:szCs w:val="24"/>
        </w:rPr>
        <w:t>ambiente</w:t>
      </w:r>
      <w:r w:rsidR="00870B81" w:rsidRPr="00F01C01">
        <w:rPr>
          <w:color w:val="000000" w:themeColor="text1"/>
          <w:sz w:val="24"/>
          <w:szCs w:val="24"/>
        </w:rPr>
        <w:t>,</w:t>
      </w:r>
      <w:r w:rsidR="00E224C5" w:rsidRPr="00F01C01">
        <w:rPr>
          <w:color w:val="000000" w:themeColor="text1"/>
          <w:sz w:val="24"/>
          <w:szCs w:val="24"/>
        </w:rPr>
        <w:t xml:space="preserve"> </w:t>
      </w:r>
      <w:r w:rsidRPr="00F01C01">
        <w:rPr>
          <w:color w:val="000000" w:themeColor="text1"/>
          <w:sz w:val="24"/>
          <w:szCs w:val="24"/>
        </w:rPr>
        <w:t xml:space="preserve">el cual </w:t>
      </w:r>
      <w:r w:rsidR="00870B81" w:rsidRPr="00F01C01">
        <w:rPr>
          <w:color w:val="000000" w:themeColor="text1"/>
          <w:sz w:val="24"/>
          <w:szCs w:val="24"/>
        </w:rPr>
        <w:t>representa la base natural y</w:t>
      </w:r>
      <w:r w:rsidR="00E224C5" w:rsidRPr="00F01C01">
        <w:rPr>
          <w:color w:val="000000" w:themeColor="text1"/>
          <w:sz w:val="24"/>
          <w:szCs w:val="24"/>
        </w:rPr>
        <w:t xml:space="preserve"> donde la biodiversidad como elemento estructurante </w:t>
      </w:r>
      <w:r w:rsidR="00A96DEE" w:rsidRPr="00F01C01">
        <w:rPr>
          <w:color w:val="000000" w:themeColor="text1"/>
          <w:sz w:val="24"/>
          <w:szCs w:val="24"/>
        </w:rPr>
        <w:t>del territorio</w:t>
      </w:r>
      <w:r w:rsidR="0034764F" w:rsidRPr="00F01C01">
        <w:rPr>
          <w:color w:val="000000" w:themeColor="text1"/>
          <w:sz w:val="24"/>
          <w:szCs w:val="24"/>
        </w:rPr>
        <w:t xml:space="preserve"> </w:t>
      </w:r>
      <w:r w:rsidR="00A96DEE" w:rsidRPr="00F01C01">
        <w:rPr>
          <w:color w:val="000000" w:themeColor="text1"/>
          <w:sz w:val="24"/>
          <w:szCs w:val="24"/>
        </w:rPr>
        <w:t>propicia</w:t>
      </w:r>
      <w:r w:rsidR="00E224C5" w:rsidRPr="00F01C01">
        <w:rPr>
          <w:color w:val="000000" w:themeColor="text1"/>
          <w:sz w:val="24"/>
          <w:szCs w:val="24"/>
        </w:rPr>
        <w:t xml:space="preserve"> </w:t>
      </w:r>
      <w:r w:rsidR="00A96DEE" w:rsidRPr="00F01C01">
        <w:rPr>
          <w:color w:val="000000" w:themeColor="text1"/>
          <w:sz w:val="24"/>
          <w:szCs w:val="24"/>
        </w:rPr>
        <w:t xml:space="preserve">acciones desde </w:t>
      </w:r>
      <w:r w:rsidR="00E224C5" w:rsidRPr="00F01C01">
        <w:rPr>
          <w:color w:val="000000" w:themeColor="text1"/>
          <w:sz w:val="24"/>
          <w:szCs w:val="24"/>
        </w:rPr>
        <w:t xml:space="preserve">el enfoque de </w:t>
      </w:r>
      <w:r w:rsidR="000A755C" w:rsidRPr="00F01C01">
        <w:rPr>
          <w:color w:val="000000" w:themeColor="text1"/>
          <w:sz w:val="24"/>
          <w:szCs w:val="24"/>
        </w:rPr>
        <w:t>SbN</w:t>
      </w:r>
      <w:r w:rsidR="00E224C5" w:rsidRPr="00F01C01">
        <w:rPr>
          <w:color w:val="000000" w:themeColor="text1"/>
          <w:sz w:val="24"/>
          <w:szCs w:val="24"/>
        </w:rPr>
        <w:t xml:space="preserve"> para proteger</w:t>
      </w:r>
      <w:r w:rsidR="00A96DEE" w:rsidRPr="00F01C01">
        <w:rPr>
          <w:color w:val="000000" w:themeColor="text1"/>
          <w:sz w:val="24"/>
          <w:szCs w:val="24"/>
        </w:rPr>
        <w:t xml:space="preserve"> y</w:t>
      </w:r>
      <w:r w:rsidR="00E224C5" w:rsidRPr="00F01C01">
        <w:rPr>
          <w:color w:val="000000" w:themeColor="text1"/>
          <w:sz w:val="24"/>
          <w:szCs w:val="24"/>
        </w:rPr>
        <w:t xml:space="preserve"> gestionar de forma sostenible</w:t>
      </w:r>
      <w:r w:rsidR="00A96DEE" w:rsidRPr="00F01C01">
        <w:rPr>
          <w:color w:val="000000" w:themeColor="text1"/>
          <w:sz w:val="24"/>
          <w:szCs w:val="24"/>
        </w:rPr>
        <w:t xml:space="preserve"> los</w:t>
      </w:r>
      <w:r w:rsidR="00E224C5" w:rsidRPr="00F01C01">
        <w:rPr>
          <w:color w:val="000000" w:themeColor="text1"/>
          <w:sz w:val="24"/>
          <w:szCs w:val="24"/>
        </w:rPr>
        <w:t xml:space="preserve"> ecosistemas naturales o modificados de manera eficaz y adaptativa, al tiempo que proporciona beneficios para </w:t>
      </w:r>
      <w:r w:rsidR="00A96DEE" w:rsidRPr="00F01C01">
        <w:rPr>
          <w:color w:val="000000" w:themeColor="text1"/>
          <w:sz w:val="24"/>
          <w:szCs w:val="24"/>
        </w:rPr>
        <w:t xml:space="preserve">las poblaciones </w:t>
      </w:r>
      <w:r w:rsidR="00A96DEE" w:rsidRPr="00F01C01">
        <w:rPr>
          <w:color w:val="000000" w:themeColor="text1"/>
          <w:sz w:val="24"/>
          <w:szCs w:val="24"/>
        </w:rPr>
        <w:lastRenderedPageBreak/>
        <w:t xml:space="preserve">humanas </w:t>
      </w:r>
      <w:r w:rsidR="00E224C5" w:rsidRPr="00F01C01">
        <w:rPr>
          <w:color w:val="000000" w:themeColor="text1"/>
          <w:sz w:val="24"/>
          <w:szCs w:val="24"/>
        </w:rPr>
        <w:t>y la biodiversidad</w:t>
      </w:r>
      <w:r w:rsidR="00C669CE" w:rsidRPr="00F01C01">
        <w:rPr>
          <w:color w:val="000000" w:themeColor="text1"/>
          <w:sz w:val="24"/>
          <w:szCs w:val="24"/>
        </w:rPr>
        <w:t xml:space="preserve"> </w:t>
      </w:r>
      <w:r w:rsidR="00C669CE" w:rsidRPr="00F01C01">
        <w:rPr>
          <w:color w:val="000000" w:themeColor="text1"/>
          <w:sz w:val="24"/>
          <w:szCs w:val="24"/>
          <w:lang w:val="es-ES"/>
        </w:rPr>
        <w:t>[</w:t>
      </w:r>
      <w:r w:rsidR="00ED2EE5" w:rsidRPr="00F01C01">
        <w:rPr>
          <w:color w:val="000000" w:themeColor="text1"/>
          <w:sz w:val="24"/>
          <w:szCs w:val="24"/>
          <w:lang w:val="es-ES"/>
        </w:rPr>
        <w:t>10</w:t>
      </w:r>
      <w:r w:rsidR="00C669CE" w:rsidRPr="00F01C01">
        <w:rPr>
          <w:color w:val="000000" w:themeColor="text1"/>
          <w:sz w:val="24"/>
          <w:szCs w:val="24"/>
          <w:lang w:val="es-ES"/>
        </w:rPr>
        <w:t>]</w:t>
      </w:r>
      <w:r w:rsidR="00EB71B9" w:rsidRPr="00F01C01">
        <w:rPr>
          <w:color w:val="000000" w:themeColor="text1"/>
          <w:sz w:val="24"/>
          <w:szCs w:val="24"/>
        </w:rPr>
        <w:t xml:space="preserve">. </w:t>
      </w:r>
      <w:r w:rsidR="00E224C5" w:rsidRPr="00F01C01">
        <w:rPr>
          <w:color w:val="000000" w:themeColor="text1"/>
          <w:sz w:val="24"/>
          <w:szCs w:val="24"/>
        </w:rPr>
        <w:t xml:space="preserve">A continuación, </w:t>
      </w:r>
      <w:r w:rsidR="0098554B" w:rsidRPr="00F01C01">
        <w:rPr>
          <w:color w:val="000000" w:themeColor="text1"/>
          <w:sz w:val="24"/>
          <w:szCs w:val="24"/>
        </w:rPr>
        <w:t xml:space="preserve">la </w:t>
      </w:r>
      <w:r w:rsidR="0098554B" w:rsidRPr="00434105">
        <w:rPr>
          <w:b/>
          <w:bCs/>
          <w:color w:val="000000" w:themeColor="text1"/>
          <w:sz w:val="24"/>
          <w:szCs w:val="24"/>
        </w:rPr>
        <w:t>Figura 1</w:t>
      </w:r>
      <w:r w:rsidR="0098554B" w:rsidRPr="00F01C01">
        <w:rPr>
          <w:color w:val="000000" w:themeColor="text1"/>
          <w:sz w:val="24"/>
          <w:szCs w:val="24"/>
        </w:rPr>
        <w:t xml:space="preserve"> </w:t>
      </w:r>
      <w:r w:rsidR="004004C1" w:rsidRPr="00F01C01">
        <w:rPr>
          <w:color w:val="000000" w:themeColor="text1"/>
          <w:sz w:val="24"/>
          <w:szCs w:val="24"/>
        </w:rPr>
        <w:t xml:space="preserve">muestra </w:t>
      </w:r>
      <w:r w:rsidR="00E224C5" w:rsidRPr="00F01C01">
        <w:rPr>
          <w:color w:val="000000" w:themeColor="text1"/>
          <w:sz w:val="24"/>
          <w:szCs w:val="24"/>
        </w:rPr>
        <w:t>la articulación de las políticas</w:t>
      </w:r>
      <w:r w:rsidR="00047A03" w:rsidRPr="00F01C01">
        <w:rPr>
          <w:color w:val="000000" w:themeColor="text1"/>
          <w:sz w:val="24"/>
          <w:szCs w:val="24"/>
        </w:rPr>
        <w:t xml:space="preserve"> </w:t>
      </w:r>
      <w:r w:rsidR="00462545" w:rsidRPr="00F01C01">
        <w:rPr>
          <w:color w:val="000000" w:themeColor="text1"/>
          <w:sz w:val="24"/>
          <w:szCs w:val="24"/>
        </w:rPr>
        <w:t>desde</w:t>
      </w:r>
      <w:r w:rsidR="00047A03" w:rsidRPr="00F01C01">
        <w:rPr>
          <w:color w:val="000000" w:themeColor="text1"/>
          <w:sz w:val="24"/>
          <w:szCs w:val="24"/>
        </w:rPr>
        <w:t xml:space="preserve"> los elementos comunes que soportan la sostenibilidad del territorio</w:t>
      </w:r>
      <w:r w:rsidR="00E224C5" w:rsidRPr="00F01C01">
        <w:rPr>
          <w:color w:val="000000" w:themeColor="text1"/>
          <w:sz w:val="24"/>
          <w:szCs w:val="24"/>
        </w:rPr>
        <w:t xml:space="preserve">. </w:t>
      </w:r>
    </w:p>
    <w:p w14:paraId="14C512C3" w14:textId="404FEE95" w:rsidR="00047A03" w:rsidRPr="00F01C01" w:rsidRDefault="00A474CB" w:rsidP="00C669CE">
      <w:pPr>
        <w:spacing w:before="160" w:after="0" w:line="360" w:lineRule="auto"/>
        <w:ind w:right="28"/>
        <w:jc w:val="center"/>
        <w:rPr>
          <w:color w:val="000000" w:themeColor="text1"/>
          <w:sz w:val="24"/>
          <w:szCs w:val="24"/>
        </w:rPr>
      </w:pPr>
      <w:r w:rsidRPr="00F01C01">
        <w:rPr>
          <w:noProof/>
          <w:color w:val="000000" w:themeColor="text1"/>
          <w:sz w:val="24"/>
          <w:szCs w:val="24"/>
          <w:lang w:bidi="ar-SA"/>
        </w:rPr>
        <w:drawing>
          <wp:inline distT="0" distB="0" distL="0" distR="0" wp14:anchorId="4D99500F" wp14:editId="50DC44B8">
            <wp:extent cx="5592067" cy="4954137"/>
            <wp:effectExtent l="0" t="0" r="8890" b="0"/>
            <wp:docPr id="1" name="Imagen 1" descr="Diapositiv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positiva1"/>
                    <pic:cNvPicPr>
                      <a:picLocks noChangeAspect="1" noChangeArrowheads="1"/>
                    </pic:cNvPicPr>
                  </pic:nvPicPr>
                  <pic:blipFill>
                    <a:blip r:embed="rId9">
                      <a:extLst>
                        <a:ext uri="{28A0092B-C50C-407E-A947-70E740481C1C}">
                          <a14:useLocalDpi xmlns:a14="http://schemas.microsoft.com/office/drawing/2010/main" val="0"/>
                        </a:ext>
                      </a:extLst>
                    </a:blip>
                    <a:srcRect l="23169" r="24576" b="17470"/>
                    <a:stretch>
                      <a:fillRect/>
                    </a:stretch>
                  </pic:blipFill>
                  <pic:spPr bwMode="auto">
                    <a:xfrm>
                      <a:off x="0" y="0"/>
                      <a:ext cx="5633506" cy="4990849"/>
                    </a:xfrm>
                    <a:prstGeom prst="rect">
                      <a:avLst/>
                    </a:prstGeom>
                    <a:noFill/>
                    <a:ln>
                      <a:noFill/>
                    </a:ln>
                  </pic:spPr>
                </pic:pic>
              </a:graphicData>
            </a:graphic>
          </wp:inline>
        </w:drawing>
      </w:r>
    </w:p>
    <w:p w14:paraId="5E967897" w14:textId="0394C17F" w:rsidR="00391340" w:rsidRPr="00F01C01" w:rsidRDefault="0082332D" w:rsidP="008D05F6">
      <w:pPr>
        <w:spacing w:after="160" w:line="360" w:lineRule="auto"/>
        <w:rPr>
          <w:color w:val="000000" w:themeColor="text1"/>
          <w:sz w:val="24"/>
          <w:szCs w:val="24"/>
        </w:rPr>
      </w:pPr>
      <w:r w:rsidRPr="00F01C01">
        <w:rPr>
          <w:b/>
          <w:bCs/>
          <w:color w:val="000000" w:themeColor="text1"/>
          <w:sz w:val="24"/>
          <w:szCs w:val="24"/>
        </w:rPr>
        <w:t>Figura 1.</w:t>
      </w:r>
      <w:r w:rsidRPr="00F01C01">
        <w:rPr>
          <w:color w:val="000000" w:themeColor="text1"/>
          <w:sz w:val="24"/>
          <w:szCs w:val="24"/>
        </w:rPr>
        <w:t xml:space="preserve"> </w:t>
      </w:r>
      <w:r w:rsidR="00A474CB" w:rsidRPr="00F01C01">
        <w:rPr>
          <w:color w:val="000000" w:themeColor="text1"/>
          <w:sz w:val="24"/>
          <w:szCs w:val="24"/>
        </w:rPr>
        <w:t xml:space="preserve">Esquema de articulación de políticas públicas colombianas y marcos internacionales relacionados con la biodiversidad y sus servicios ecosistémicos, riesgo de desastres y el cambio climático; donde el bienestar humano, la resiliencia y el cuidado del ambiente se perfilan como elementos emergentes que consolidan la sostenibilidad del territorio, resaltando del cuidado del ambiente la biodiversidad como eje para el desarrollo del enfoque de </w:t>
      </w:r>
      <w:r w:rsidR="000A755C" w:rsidRPr="00F01C01">
        <w:rPr>
          <w:color w:val="000000" w:themeColor="text1"/>
          <w:sz w:val="24"/>
          <w:szCs w:val="24"/>
        </w:rPr>
        <w:t>SbN</w:t>
      </w:r>
      <w:r w:rsidR="00A474CB" w:rsidRPr="00F01C01">
        <w:rPr>
          <w:color w:val="000000" w:themeColor="text1"/>
          <w:sz w:val="24"/>
          <w:szCs w:val="24"/>
        </w:rPr>
        <w:t>. Fuente: Elaboración propia</w:t>
      </w:r>
    </w:p>
    <w:bookmarkEnd w:id="3"/>
    <w:p w14:paraId="73C98246" w14:textId="07BFC112" w:rsidR="0037190F" w:rsidRPr="007E1F99" w:rsidRDefault="00100C50" w:rsidP="007E1F99">
      <w:pPr>
        <w:pStyle w:val="Ttulo1"/>
        <w:keepNext w:val="0"/>
        <w:keepLines w:val="0"/>
        <w:spacing w:before="240" w:after="200" w:line="240" w:lineRule="auto"/>
        <w:ind w:left="11" w:right="28"/>
        <w:jc w:val="both"/>
        <w:rPr>
          <w:b w:val="0"/>
          <w:color w:val="C00000"/>
          <w:sz w:val="24"/>
          <w:szCs w:val="24"/>
          <w:lang w:val="es-CO"/>
        </w:rPr>
      </w:pPr>
      <w:r w:rsidRPr="007E1F99">
        <w:rPr>
          <w:color w:val="C00000"/>
          <w:sz w:val="24"/>
          <w:szCs w:val="24"/>
          <w:lang w:val="es-CO"/>
        </w:rPr>
        <w:lastRenderedPageBreak/>
        <w:t xml:space="preserve">2. </w:t>
      </w:r>
      <w:r w:rsidR="00C2005D" w:rsidRPr="007E1F99">
        <w:rPr>
          <w:color w:val="C00000"/>
          <w:sz w:val="24"/>
          <w:szCs w:val="24"/>
          <w:lang w:val="es-CO"/>
        </w:rPr>
        <w:t>RUTAS ESTRAT</w:t>
      </w:r>
      <w:r w:rsidR="00E2429B">
        <w:rPr>
          <w:color w:val="C00000"/>
          <w:sz w:val="24"/>
          <w:szCs w:val="24"/>
          <w:lang w:val="es-CO"/>
        </w:rPr>
        <w:t>É</w:t>
      </w:r>
      <w:r w:rsidR="00C2005D" w:rsidRPr="007E1F99">
        <w:rPr>
          <w:color w:val="C00000"/>
          <w:sz w:val="24"/>
          <w:szCs w:val="24"/>
          <w:lang w:val="es-CO"/>
        </w:rPr>
        <w:t xml:space="preserve">GICAS PARA GESTIONAR EL RIESGO DE DESASTRES Y EL CAMBIO CLIMÁTICO </w:t>
      </w:r>
      <w:r w:rsidR="00B7583C" w:rsidRPr="007E1F99">
        <w:rPr>
          <w:color w:val="C00000"/>
          <w:sz w:val="24"/>
          <w:szCs w:val="24"/>
          <w:lang w:val="es-CO"/>
        </w:rPr>
        <w:t xml:space="preserve">DESDE LA </w:t>
      </w:r>
      <w:r w:rsidR="00331FA3" w:rsidRPr="007E1F99">
        <w:rPr>
          <w:color w:val="C00000"/>
          <w:sz w:val="24"/>
          <w:szCs w:val="24"/>
          <w:lang w:val="es-CO"/>
        </w:rPr>
        <w:t xml:space="preserve">GESTIÓN INTEGRAL DE LA </w:t>
      </w:r>
      <w:r w:rsidR="00B7583C" w:rsidRPr="007E1F99">
        <w:rPr>
          <w:color w:val="C00000"/>
          <w:sz w:val="24"/>
          <w:szCs w:val="24"/>
          <w:lang w:val="es-CO"/>
        </w:rPr>
        <w:t>BIODIVERSIDAD Y SERVIC</w:t>
      </w:r>
      <w:r w:rsidR="00E2429B">
        <w:rPr>
          <w:color w:val="C00000"/>
          <w:sz w:val="24"/>
          <w:szCs w:val="24"/>
          <w:lang w:val="es-CO"/>
        </w:rPr>
        <w:t>I</w:t>
      </w:r>
      <w:r w:rsidR="00B7583C" w:rsidRPr="007E1F99">
        <w:rPr>
          <w:color w:val="C00000"/>
          <w:sz w:val="24"/>
          <w:szCs w:val="24"/>
          <w:lang w:val="es-CO"/>
        </w:rPr>
        <w:t>OS ECOSISTÉMICOS</w:t>
      </w:r>
    </w:p>
    <w:p w14:paraId="0B251CF1" w14:textId="2434A9EC" w:rsidR="00A96DEE" w:rsidRPr="00F01C01" w:rsidRDefault="00010906" w:rsidP="00FF4132">
      <w:pPr>
        <w:spacing w:after="0" w:line="360" w:lineRule="auto"/>
        <w:ind w:left="11" w:right="28" w:firstLine="0"/>
        <w:rPr>
          <w:color w:val="000000" w:themeColor="text1"/>
          <w:sz w:val="24"/>
          <w:szCs w:val="24"/>
        </w:rPr>
      </w:pPr>
      <w:bookmarkStart w:id="8" w:name="_Hlk90904398"/>
      <w:r w:rsidRPr="00F01C01">
        <w:rPr>
          <w:color w:val="000000" w:themeColor="text1"/>
          <w:sz w:val="24"/>
          <w:szCs w:val="24"/>
        </w:rPr>
        <w:t xml:space="preserve">La biodiversidad y sus servicios ecosistémicos como </w:t>
      </w:r>
      <w:r w:rsidR="00A96DEE" w:rsidRPr="00F01C01">
        <w:rPr>
          <w:color w:val="000000" w:themeColor="text1"/>
          <w:sz w:val="24"/>
          <w:szCs w:val="24"/>
        </w:rPr>
        <w:t>expresión concreta en el territorio (ecosistemas, especies e individuos) consolidan el soporte de desarrollo social, cultural y económico</w:t>
      </w:r>
      <w:r w:rsidR="00EA6A81" w:rsidRPr="00F01C01">
        <w:rPr>
          <w:color w:val="000000" w:themeColor="text1"/>
          <w:sz w:val="24"/>
          <w:szCs w:val="24"/>
        </w:rPr>
        <w:t>,</w:t>
      </w:r>
      <w:r w:rsidR="00A96DEE" w:rsidRPr="00F01C01">
        <w:rPr>
          <w:color w:val="000000" w:themeColor="text1"/>
          <w:sz w:val="24"/>
          <w:szCs w:val="24"/>
        </w:rPr>
        <w:t xml:space="preserve"> </w:t>
      </w:r>
      <w:r w:rsidR="00A474CB" w:rsidRPr="00F01C01">
        <w:rPr>
          <w:color w:val="000000" w:themeColor="text1"/>
          <w:sz w:val="24"/>
          <w:szCs w:val="24"/>
        </w:rPr>
        <w:t xml:space="preserve">y </w:t>
      </w:r>
      <w:r w:rsidR="00EA6A81" w:rsidRPr="00F01C01">
        <w:rPr>
          <w:color w:val="000000" w:themeColor="text1"/>
          <w:sz w:val="24"/>
          <w:szCs w:val="24"/>
        </w:rPr>
        <w:t xml:space="preserve">a todo </w:t>
      </w:r>
      <w:r w:rsidR="00332101" w:rsidRPr="00F01C01">
        <w:rPr>
          <w:color w:val="000000" w:themeColor="text1"/>
          <w:sz w:val="24"/>
          <w:szCs w:val="24"/>
        </w:rPr>
        <w:t>esto</w:t>
      </w:r>
      <w:r w:rsidR="00EA6A81" w:rsidRPr="00F01C01">
        <w:rPr>
          <w:color w:val="000000" w:themeColor="text1"/>
          <w:sz w:val="24"/>
          <w:szCs w:val="24"/>
        </w:rPr>
        <w:t xml:space="preserve"> se denomina</w:t>
      </w:r>
      <w:r w:rsidR="00A96DEE" w:rsidRPr="00F01C01">
        <w:rPr>
          <w:color w:val="000000" w:themeColor="text1"/>
          <w:sz w:val="24"/>
          <w:szCs w:val="24"/>
        </w:rPr>
        <w:t xml:space="preserve"> socioecosistema</w:t>
      </w:r>
      <w:r w:rsidR="00A96DEE" w:rsidRPr="00F01C01">
        <w:rPr>
          <w:noProof/>
          <w:color w:val="000000" w:themeColor="text1"/>
          <w:sz w:val="24"/>
          <w:szCs w:val="24"/>
        </w:rPr>
        <w:t xml:space="preserve"> </w:t>
      </w:r>
      <w:r w:rsidR="0098554B" w:rsidRPr="00F01C01">
        <w:rPr>
          <w:color w:val="000000" w:themeColor="text1"/>
          <w:sz w:val="24"/>
          <w:szCs w:val="24"/>
          <w:lang w:val="es-ES"/>
        </w:rPr>
        <w:t>[</w:t>
      </w:r>
      <w:r w:rsidR="00ED2EE5" w:rsidRPr="00F01C01">
        <w:rPr>
          <w:color w:val="000000" w:themeColor="text1"/>
          <w:sz w:val="24"/>
          <w:szCs w:val="24"/>
          <w:lang w:val="es-ES"/>
        </w:rPr>
        <w:t>11</w:t>
      </w:r>
      <w:r w:rsidR="0098554B" w:rsidRPr="00F01C01">
        <w:rPr>
          <w:color w:val="000000" w:themeColor="text1"/>
          <w:sz w:val="24"/>
          <w:szCs w:val="24"/>
          <w:lang w:val="es-ES"/>
        </w:rPr>
        <w:t>]</w:t>
      </w:r>
      <w:r w:rsidR="00A96DEE" w:rsidRPr="00F01C01">
        <w:rPr>
          <w:color w:val="000000" w:themeColor="text1"/>
          <w:sz w:val="24"/>
          <w:szCs w:val="24"/>
        </w:rPr>
        <w:t>.</w:t>
      </w:r>
      <w:r w:rsidR="00EA6A81" w:rsidRPr="00F01C01">
        <w:rPr>
          <w:color w:val="000000" w:themeColor="text1"/>
          <w:sz w:val="24"/>
          <w:szCs w:val="24"/>
        </w:rPr>
        <w:t xml:space="preserve"> </w:t>
      </w:r>
      <w:r w:rsidR="00A96DEE" w:rsidRPr="00F01C01">
        <w:rPr>
          <w:color w:val="000000" w:themeColor="text1"/>
          <w:sz w:val="24"/>
          <w:szCs w:val="24"/>
        </w:rPr>
        <w:t>Como resultado de la interacción de las partes del socioecosistema, se evidencian los conflictos socioecológicos, que para el presente capítulo se enmarca</w:t>
      </w:r>
      <w:r w:rsidR="00E2429B">
        <w:rPr>
          <w:color w:val="000000" w:themeColor="text1"/>
          <w:sz w:val="24"/>
          <w:szCs w:val="24"/>
        </w:rPr>
        <w:t>n</w:t>
      </w:r>
      <w:r w:rsidR="00A96DEE" w:rsidRPr="00F01C01">
        <w:rPr>
          <w:color w:val="000000" w:themeColor="text1"/>
          <w:sz w:val="24"/>
          <w:szCs w:val="24"/>
        </w:rPr>
        <w:t xml:space="preserve"> en los escenarios de riesgo de desastre y algunos de ellos exacerbados por </w:t>
      </w:r>
      <w:r w:rsidR="00E2429B">
        <w:rPr>
          <w:color w:val="000000" w:themeColor="text1"/>
          <w:sz w:val="24"/>
          <w:szCs w:val="24"/>
        </w:rPr>
        <w:t xml:space="preserve">el </w:t>
      </w:r>
      <w:r w:rsidR="00A96DEE" w:rsidRPr="00F01C01">
        <w:rPr>
          <w:color w:val="000000" w:themeColor="text1"/>
          <w:sz w:val="24"/>
          <w:szCs w:val="24"/>
        </w:rPr>
        <w:t>cambio climático.</w:t>
      </w:r>
    </w:p>
    <w:tbl>
      <w:tblPr>
        <w:tblStyle w:val="Tablaconcuadrcula"/>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8854"/>
      </w:tblGrid>
      <w:tr w:rsidR="0088512D" w:rsidRPr="00F01C01" w14:paraId="0C1E2517" w14:textId="77777777" w:rsidTr="007E1F99">
        <w:tc>
          <w:tcPr>
            <w:tcW w:w="8854" w:type="dxa"/>
            <w:shd w:val="clear" w:color="auto" w:fill="DEEAF6" w:themeFill="accent5" w:themeFillTint="33"/>
          </w:tcPr>
          <w:p w14:paraId="38F5CD96" w14:textId="6C63BCCC" w:rsidR="00EA6A81" w:rsidRPr="00F01C01" w:rsidRDefault="00EA6A81" w:rsidP="00C14A28">
            <w:pPr>
              <w:spacing w:after="160" w:line="360" w:lineRule="auto"/>
              <w:ind w:left="0" w:right="28" w:hanging="11"/>
              <w:rPr>
                <w:b/>
                <w:bCs/>
                <w:color w:val="000000" w:themeColor="text1"/>
                <w:sz w:val="24"/>
                <w:szCs w:val="24"/>
              </w:rPr>
            </w:pPr>
            <w:r w:rsidRPr="00F01C01">
              <w:rPr>
                <w:b/>
                <w:bCs/>
                <w:color w:val="000000" w:themeColor="text1"/>
                <w:sz w:val="24"/>
                <w:szCs w:val="24"/>
              </w:rPr>
              <w:t>Caja 3.</w:t>
            </w:r>
            <w:r w:rsidRPr="00F01C01">
              <w:rPr>
                <w:color w:val="000000" w:themeColor="text1"/>
                <w:sz w:val="24"/>
                <w:szCs w:val="24"/>
              </w:rPr>
              <w:t xml:space="preserve">  </w:t>
            </w:r>
            <w:r w:rsidRPr="00F01C01">
              <w:rPr>
                <w:b/>
                <w:bCs/>
                <w:color w:val="000000" w:themeColor="text1"/>
                <w:sz w:val="24"/>
                <w:szCs w:val="24"/>
              </w:rPr>
              <w:t>Socioecosistema y</w:t>
            </w:r>
            <w:r w:rsidRPr="00F01C01">
              <w:rPr>
                <w:color w:val="000000" w:themeColor="text1"/>
                <w:sz w:val="24"/>
                <w:szCs w:val="24"/>
              </w:rPr>
              <w:t xml:space="preserve"> </w:t>
            </w:r>
            <w:r w:rsidRPr="00F01C01">
              <w:rPr>
                <w:b/>
                <w:bCs/>
                <w:color w:val="000000" w:themeColor="text1"/>
                <w:sz w:val="24"/>
                <w:szCs w:val="24"/>
              </w:rPr>
              <w:t>conflictos socioecológicos</w:t>
            </w:r>
          </w:p>
          <w:p w14:paraId="48DCBBDF" w14:textId="6BC9695C" w:rsidR="00EA6A81" w:rsidRPr="00F01C01" w:rsidRDefault="00EA6A81" w:rsidP="00C14A28">
            <w:pPr>
              <w:spacing w:after="60" w:line="360" w:lineRule="auto"/>
              <w:rPr>
                <w:color w:val="000000" w:themeColor="text1"/>
                <w:sz w:val="24"/>
                <w:szCs w:val="24"/>
              </w:rPr>
            </w:pPr>
            <w:r w:rsidRPr="00975BDC">
              <w:rPr>
                <w:b/>
                <w:color w:val="000000" w:themeColor="text1"/>
                <w:sz w:val="24"/>
                <w:szCs w:val="24"/>
                <w:highlight w:val="green"/>
              </w:rPr>
              <w:t>Socioecosistema</w:t>
            </w:r>
            <w:r w:rsidR="009C4EB1">
              <w:rPr>
                <w:b/>
                <w:color w:val="000000" w:themeColor="text1"/>
                <w:sz w:val="24"/>
                <w:szCs w:val="24"/>
              </w:rPr>
              <w:fldChar w:fldCharType="begin"/>
            </w:r>
            <w:r w:rsidR="009C4EB1">
              <w:instrText xml:space="preserve"> XE "</w:instrText>
            </w:r>
            <w:r w:rsidR="009C4EB1" w:rsidRPr="00327624">
              <w:rPr>
                <w:color w:val="000000" w:themeColor="text1"/>
                <w:sz w:val="24"/>
                <w:szCs w:val="24"/>
              </w:rPr>
              <w:instrText>Socioecosistema</w:instrText>
            </w:r>
            <w:r w:rsidR="009C4EB1">
              <w:instrText xml:space="preserve">" </w:instrText>
            </w:r>
            <w:r w:rsidR="009C4EB1">
              <w:rPr>
                <w:b/>
                <w:color w:val="000000" w:themeColor="text1"/>
                <w:sz w:val="24"/>
                <w:szCs w:val="24"/>
              </w:rPr>
              <w:fldChar w:fldCharType="end"/>
            </w:r>
            <w:r w:rsidRPr="00F01C01">
              <w:rPr>
                <w:color w:val="000000" w:themeColor="text1"/>
                <w:sz w:val="24"/>
                <w:szCs w:val="24"/>
              </w:rPr>
              <w:t xml:space="preserve">: integración de la biodiversidad y sus servicios ecosistémicos como soporte del desarrollo social, cultural y económico </w:t>
            </w:r>
            <w:r w:rsidR="0098554B" w:rsidRPr="00F01C01">
              <w:rPr>
                <w:color w:val="000000" w:themeColor="text1"/>
                <w:sz w:val="24"/>
                <w:szCs w:val="24"/>
                <w:lang w:val="es-ES"/>
              </w:rPr>
              <w:t>[</w:t>
            </w:r>
            <w:r w:rsidR="00ED2EE5" w:rsidRPr="00F01C01">
              <w:rPr>
                <w:color w:val="000000" w:themeColor="text1"/>
                <w:sz w:val="24"/>
                <w:szCs w:val="24"/>
                <w:lang w:val="es-ES"/>
              </w:rPr>
              <w:t>1</w:t>
            </w:r>
            <w:r w:rsidR="0098554B" w:rsidRPr="00F01C01">
              <w:rPr>
                <w:color w:val="000000" w:themeColor="text1"/>
                <w:sz w:val="24"/>
                <w:szCs w:val="24"/>
                <w:lang w:val="es-ES"/>
              </w:rPr>
              <w:t>]</w:t>
            </w:r>
            <w:r w:rsidRPr="00F01C01">
              <w:rPr>
                <w:color w:val="000000" w:themeColor="text1"/>
                <w:sz w:val="24"/>
                <w:szCs w:val="24"/>
              </w:rPr>
              <w:t xml:space="preserve">. </w:t>
            </w:r>
          </w:p>
          <w:p w14:paraId="572045AF" w14:textId="438735A3" w:rsidR="00EA6A81" w:rsidRPr="00F01C01" w:rsidRDefault="00EA6A81" w:rsidP="0088512D">
            <w:pPr>
              <w:spacing w:after="60" w:line="360" w:lineRule="auto"/>
              <w:rPr>
                <w:color w:val="000000" w:themeColor="text1"/>
              </w:rPr>
            </w:pPr>
            <w:r w:rsidRPr="00975BDC">
              <w:rPr>
                <w:b/>
                <w:color w:val="000000" w:themeColor="text1"/>
                <w:sz w:val="24"/>
                <w:szCs w:val="24"/>
                <w:highlight w:val="green"/>
              </w:rPr>
              <w:t>Conflictos socioecológicos</w:t>
            </w:r>
            <w:r w:rsidR="009C4EB1">
              <w:rPr>
                <w:b/>
                <w:color w:val="000000" w:themeColor="text1"/>
                <w:sz w:val="24"/>
                <w:szCs w:val="24"/>
              </w:rPr>
              <w:fldChar w:fldCharType="begin"/>
            </w:r>
            <w:r w:rsidR="009C4EB1">
              <w:instrText xml:space="preserve"> XE "</w:instrText>
            </w:r>
            <w:r w:rsidR="009C4EB1" w:rsidRPr="00327624">
              <w:rPr>
                <w:color w:val="000000" w:themeColor="text1"/>
                <w:sz w:val="24"/>
                <w:szCs w:val="24"/>
              </w:rPr>
              <w:instrText>Conflictos socioecológicos</w:instrText>
            </w:r>
            <w:r w:rsidR="009C4EB1">
              <w:instrText xml:space="preserve">" </w:instrText>
            </w:r>
            <w:r w:rsidR="009C4EB1">
              <w:rPr>
                <w:b/>
                <w:color w:val="000000" w:themeColor="text1"/>
                <w:sz w:val="24"/>
                <w:szCs w:val="24"/>
              </w:rPr>
              <w:fldChar w:fldCharType="end"/>
            </w:r>
            <w:r w:rsidRPr="00F01C01">
              <w:rPr>
                <w:color w:val="000000" w:themeColor="text1"/>
                <w:sz w:val="24"/>
                <w:szCs w:val="24"/>
              </w:rPr>
              <w:t xml:space="preserve">: también </w:t>
            </w:r>
            <w:r w:rsidR="004550E3" w:rsidRPr="00F01C01">
              <w:rPr>
                <w:color w:val="000000" w:themeColor="text1"/>
                <w:sz w:val="24"/>
                <w:szCs w:val="24"/>
              </w:rPr>
              <w:t xml:space="preserve">se </w:t>
            </w:r>
            <w:r w:rsidRPr="00F01C01">
              <w:rPr>
                <w:color w:val="000000" w:themeColor="text1"/>
                <w:sz w:val="24"/>
                <w:szCs w:val="24"/>
              </w:rPr>
              <w:t>conoc</w:t>
            </w:r>
            <w:r w:rsidR="004550E3" w:rsidRPr="00F01C01">
              <w:rPr>
                <w:color w:val="000000" w:themeColor="text1"/>
                <w:sz w:val="24"/>
                <w:szCs w:val="24"/>
              </w:rPr>
              <w:t>en</w:t>
            </w:r>
            <w:r w:rsidRPr="00F01C01">
              <w:rPr>
                <w:color w:val="000000" w:themeColor="text1"/>
                <w:sz w:val="24"/>
                <w:szCs w:val="24"/>
              </w:rPr>
              <w:t xml:space="preserve"> como conflictos socioambientales, </w:t>
            </w:r>
            <w:r w:rsidR="004550E3" w:rsidRPr="00F01C01">
              <w:rPr>
                <w:color w:val="000000" w:themeColor="text1"/>
                <w:sz w:val="24"/>
                <w:szCs w:val="24"/>
              </w:rPr>
              <w:t xml:space="preserve">y se </w:t>
            </w:r>
            <w:r w:rsidRPr="00F01C01">
              <w:rPr>
                <w:color w:val="000000" w:themeColor="text1"/>
                <w:sz w:val="24"/>
                <w:szCs w:val="24"/>
              </w:rPr>
              <w:t>ref</w:t>
            </w:r>
            <w:r w:rsidR="004550E3" w:rsidRPr="00F01C01">
              <w:rPr>
                <w:color w:val="000000" w:themeColor="text1"/>
                <w:sz w:val="24"/>
                <w:szCs w:val="24"/>
              </w:rPr>
              <w:t>ieren</w:t>
            </w:r>
            <w:r w:rsidRPr="00F01C01">
              <w:rPr>
                <w:color w:val="000000" w:themeColor="text1"/>
                <w:sz w:val="24"/>
                <w:szCs w:val="24"/>
              </w:rPr>
              <w:t xml:space="preserve"> a las interacciones negativas que resultan de la apropiación social sobre la biodiversidad y sus servicios ecosistémicos generando su deterioro </w:t>
            </w:r>
            <w:r w:rsidR="0098554B" w:rsidRPr="00F01C01">
              <w:rPr>
                <w:color w:val="000000" w:themeColor="text1"/>
                <w:sz w:val="24"/>
                <w:szCs w:val="24"/>
                <w:lang w:val="es-ES"/>
              </w:rPr>
              <w:t>[1]</w:t>
            </w:r>
            <w:r w:rsidRPr="00F01C01">
              <w:rPr>
                <w:color w:val="000000" w:themeColor="text1"/>
                <w:sz w:val="24"/>
                <w:szCs w:val="24"/>
              </w:rPr>
              <w:t xml:space="preserve">. </w:t>
            </w:r>
            <w:r w:rsidR="004550E3" w:rsidRPr="00F01C01">
              <w:rPr>
                <w:color w:val="000000" w:themeColor="text1"/>
                <w:sz w:val="24"/>
                <w:szCs w:val="24"/>
              </w:rPr>
              <w:t>P</w:t>
            </w:r>
            <w:r w:rsidRPr="00F01C01">
              <w:rPr>
                <w:color w:val="000000" w:themeColor="text1"/>
                <w:sz w:val="24"/>
                <w:szCs w:val="24"/>
              </w:rPr>
              <w:t xml:space="preserve">arte de estos conflictos socioecológicos </w:t>
            </w:r>
            <w:r w:rsidR="004550E3" w:rsidRPr="00F01C01">
              <w:rPr>
                <w:color w:val="000000" w:themeColor="text1"/>
                <w:sz w:val="24"/>
                <w:szCs w:val="24"/>
              </w:rPr>
              <w:t>son</w:t>
            </w:r>
            <w:r w:rsidRPr="00F01C01">
              <w:rPr>
                <w:color w:val="000000" w:themeColor="text1"/>
                <w:sz w:val="24"/>
                <w:szCs w:val="24"/>
              </w:rPr>
              <w:t xml:space="preserve"> los escenarios de riesgo de desastre, que en algunos casos se exacerba</w:t>
            </w:r>
            <w:r w:rsidR="004550E3" w:rsidRPr="00F01C01">
              <w:rPr>
                <w:color w:val="000000" w:themeColor="text1"/>
                <w:sz w:val="24"/>
                <w:szCs w:val="24"/>
              </w:rPr>
              <w:t>n</w:t>
            </w:r>
            <w:r w:rsidRPr="00F01C01">
              <w:rPr>
                <w:color w:val="000000" w:themeColor="text1"/>
                <w:sz w:val="24"/>
                <w:szCs w:val="24"/>
              </w:rPr>
              <w:t xml:space="preserve"> por el cambio climático.</w:t>
            </w:r>
          </w:p>
        </w:tc>
      </w:tr>
    </w:tbl>
    <w:p w14:paraId="50D0BD40" w14:textId="30C7DAEA" w:rsidR="00010906" w:rsidRPr="00F01C01" w:rsidRDefault="00EA6A81" w:rsidP="00FF4132">
      <w:pPr>
        <w:spacing w:after="0" w:line="360" w:lineRule="auto"/>
        <w:ind w:left="11" w:right="28" w:firstLine="709"/>
        <w:rPr>
          <w:color w:val="000000" w:themeColor="text1"/>
          <w:sz w:val="24"/>
          <w:szCs w:val="24"/>
        </w:rPr>
      </w:pPr>
      <w:r w:rsidRPr="00F01C01">
        <w:rPr>
          <w:color w:val="000000" w:themeColor="text1"/>
          <w:sz w:val="24"/>
          <w:szCs w:val="24"/>
        </w:rPr>
        <w:t>L</w:t>
      </w:r>
      <w:r w:rsidR="00010906" w:rsidRPr="00F01C01">
        <w:rPr>
          <w:color w:val="000000" w:themeColor="text1"/>
          <w:sz w:val="24"/>
          <w:szCs w:val="24"/>
        </w:rPr>
        <w:t>as diversas actividades humanas han generado la transformación de los ecosistemas</w:t>
      </w:r>
      <w:r w:rsidRPr="00F01C01">
        <w:rPr>
          <w:color w:val="000000" w:themeColor="text1"/>
          <w:sz w:val="24"/>
          <w:szCs w:val="24"/>
        </w:rPr>
        <w:t>,</w:t>
      </w:r>
      <w:r w:rsidR="00010906" w:rsidRPr="00F01C01">
        <w:rPr>
          <w:color w:val="000000" w:themeColor="text1"/>
          <w:sz w:val="24"/>
          <w:szCs w:val="24"/>
        </w:rPr>
        <w:t xml:space="preserve"> ocasionando pérdida de biodiversidad </w:t>
      </w:r>
      <w:r w:rsidR="0098554B" w:rsidRPr="00F01C01">
        <w:rPr>
          <w:color w:val="000000" w:themeColor="text1"/>
          <w:sz w:val="24"/>
          <w:szCs w:val="24"/>
          <w:lang w:val="es-ES"/>
        </w:rPr>
        <w:t>[1]</w:t>
      </w:r>
      <w:r w:rsidR="0098554B" w:rsidRPr="00F01C01">
        <w:rPr>
          <w:color w:val="000000" w:themeColor="text1"/>
          <w:sz w:val="24"/>
          <w:szCs w:val="24"/>
        </w:rPr>
        <w:t xml:space="preserve"> </w:t>
      </w:r>
      <w:r w:rsidR="00010906" w:rsidRPr="00F01C01">
        <w:rPr>
          <w:color w:val="000000" w:themeColor="text1"/>
          <w:sz w:val="24"/>
          <w:szCs w:val="24"/>
        </w:rPr>
        <w:t>y promoviendo nuevos escenarios de riesgo de desastres</w:t>
      </w:r>
      <w:r w:rsidR="004550E3" w:rsidRPr="00F01C01">
        <w:rPr>
          <w:color w:val="000000" w:themeColor="text1"/>
          <w:sz w:val="24"/>
          <w:szCs w:val="24"/>
        </w:rPr>
        <w:t>.</w:t>
      </w:r>
      <w:r w:rsidR="00010906" w:rsidRPr="00F01C01">
        <w:rPr>
          <w:color w:val="000000" w:themeColor="text1"/>
          <w:sz w:val="24"/>
          <w:szCs w:val="24"/>
        </w:rPr>
        <w:t xml:space="preserve"> </w:t>
      </w:r>
      <w:r w:rsidR="004550E3" w:rsidRPr="00F01C01">
        <w:rPr>
          <w:color w:val="000000" w:themeColor="text1"/>
          <w:sz w:val="24"/>
          <w:szCs w:val="24"/>
        </w:rPr>
        <w:t>A</w:t>
      </w:r>
      <w:r w:rsidRPr="00F01C01">
        <w:rPr>
          <w:color w:val="000000" w:themeColor="text1"/>
          <w:sz w:val="24"/>
          <w:szCs w:val="24"/>
        </w:rPr>
        <w:t>lgunos de e</w:t>
      </w:r>
      <w:r w:rsidR="004550E3" w:rsidRPr="00F01C01">
        <w:rPr>
          <w:color w:val="000000" w:themeColor="text1"/>
          <w:sz w:val="24"/>
          <w:szCs w:val="24"/>
        </w:rPr>
        <w:t>stos escenarios se</w:t>
      </w:r>
      <w:r w:rsidRPr="00F01C01">
        <w:rPr>
          <w:color w:val="000000" w:themeColor="text1"/>
          <w:sz w:val="24"/>
          <w:szCs w:val="24"/>
        </w:rPr>
        <w:t xml:space="preserve"> </w:t>
      </w:r>
      <w:r w:rsidR="00010906" w:rsidRPr="00F01C01">
        <w:rPr>
          <w:color w:val="000000" w:themeColor="text1"/>
          <w:sz w:val="24"/>
          <w:szCs w:val="24"/>
        </w:rPr>
        <w:t>asocia</w:t>
      </w:r>
      <w:r w:rsidR="004550E3" w:rsidRPr="00F01C01">
        <w:rPr>
          <w:color w:val="000000" w:themeColor="text1"/>
          <w:sz w:val="24"/>
          <w:szCs w:val="24"/>
        </w:rPr>
        <w:t xml:space="preserve">n </w:t>
      </w:r>
      <w:r w:rsidR="00010906" w:rsidRPr="00F01C01">
        <w:rPr>
          <w:color w:val="000000" w:themeColor="text1"/>
          <w:sz w:val="24"/>
          <w:szCs w:val="24"/>
        </w:rPr>
        <w:t xml:space="preserve">a condiciones hidroclimatológicas </w:t>
      </w:r>
      <w:r w:rsidR="001F47A0" w:rsidRPr="00F01C01">
        <w:rPr>
          <w:color w:val="000000" w:themeColor="text1"/>
          <w:sz w:val="24"/>
          <w:szCs w:val="24"/>
        </w:rPr>
        <w:t xml:space="preserve">exacerbadas </w:t>
      </w:r>
      <w:r w:rsidR="00010906" w:rsidRPr="00F01C01">
        <w:rPr>
          <w:color w:val="000000" w:themeColor="text1"/>
          <w:sz w:val="24"/>
          <w:szCs w:val="24"/>
        </w:rPr>
        <w:t>por el cambio climático</w:t>
      </w:r>
      <w:r w:rsidR="004550E3" w:rsidRPr="00F01C01">
        <w:rPr>
          <w:color w:val="000000" w:themeColor="text1"/>
          <w:sz w:val="24"/>
          <w:szCs w:val="24"/>
        </w:rPr>
        <w:t xml:space="preserve"> que</w:t>
      </w:r>
      <w:r w:rsidR="00010906" w:rsidRPr="00F01C01">
        <w:rPr>
          <w:color w:val="000000" w:themeColor="text1"/>
          <w:sz w:val="24"/>
          <w:szCs w:val="24"/>
        </w:rPr>
        <w:t xml:space="preserve"> son cada vez más frecuentes e </w:t>
      </w:r>
      <w:r w:rsidR="001F47A0" w:rsidRPr="00F01C01">
        <w:rPr>
          <w:color w:val="000000" w:themeColor="text1"/>
          <w:sz w:val="24"/>
          <w:szCs w:val="24"/>
        </w:rPr>
        <w:t>intensas</w:t>
      </w:r>
      <w:r w:rsidR="00010906" w:rsidRPr="00F01C01">
        <w:rPr>
          <w:color w:val="000000" w:themeColor="text1"/>
          <w:sz w:val="24"/>
          <w:szCs w:val="24"/>
        </w:rPr>
        <w:t xml:space="preserve">, aumentando con </w:t>
      </w:r>
      <w:r w:rsidR="001F47A0" w:rsidRPr="00F01C01">
        <w:rPr>
          <w:color w:val="000000" w:themeColor="text1"/>
          <w:sz w:val="24"/>
          <w:szCs w:val="24"/>
        </w:rPr>
        <w:t xml:space="preserve">ellas </w:t>
      </w:r>
      <w:r w:rsidR="00010906" w:rsidRPr="00F01C01">
        <w:rPr>
          <w:color w:val="000000" w:themeColor="text1"/>
          <w:sz w:val="24"/>
          <w:szCs w:val="24"/>
        </w:rPr>
        <w:t>los conflictos socioecológicos</w:t>
      </w:r>
      <w:r w:rsidR="002319E2" w:rsidRPr="00F01C01">
        <w:rPr>
          <w:color w:val="000000" w:themeColor="text1"/>
          <w:sz w:val="24"/>
          <w:szCs w:val="24"/>
        </w:rPr>
        <w:t xml:space="preserve"> </w:t>
      </w:r>
      <w:r w:rsidR="0098554B" w:rsidRPr="00F01C01">
        <w:rPr>
          <w:color w:val="000000" w:themeColor="text1"/>
          <w:sz w:val="24"/>
          <w:szCs w:val="24"/>
          <w:lang w:val="es-ES"/>
        </w:rPr>
        <w:t>[</w:t>
      </w:r>
      <w:r w:rsidR="00ED2EE5" w:rsidRPr="00F01C01">
        <w:rPr>
          <w:color w:val="000000" w:themeColor="text1"/>
          <w:sz w:val="24"/>
          <w:szCs w:val="24"/>
          <w:lang w:val="es-ES"/>
        </w:rPr>
        <w:t>12</w:t>
      </w:r>
      <w:r w:rsidR="0098554B" w:rsidRPr="00F01C01">
        <w:rPr>
          <w:color w:val="000000" w:themeColor="text1"/>
          <w:sz w:val="24"/>
          <w:szCs w:val="24"/>
          <w:lang w:val="es-ES"/>
        </w:rPr>
        <w:t>]</w:t>
      </w:r>
      <w:r w:rsidR="00010906" w:rsidRPr="00F01C01">
        <w:rPr>
          <w:color w:val="000000" w:themeColor="text1"/>
          <w:sz w:val="24"/>
          <w:szCs w:val="24"/>
        </w:rPr>
        <w:t>.</w:t>
      </w:r>
    </w:p>
    <w:p w14:paraId="55002F83" w14:textId="4C350599" w:rsidR="00811A16" w:rsidRPr="00F01C01" w:rsidRDefault="007A0532" w:rsidP="00FF4132">
      <w:pPr>
        <w:spacing w:after="0" w:line="360" w:lineRule="auto"/>
        <w:ind w:left="11" w:right="28" w:firstLine="709"/>
        <w:rPr>
          <w:color w:val="000000" w:themeColor="text1"/>
          <w:sz w:val="24"/>
          <w:szCs w:val="24"/>
        </w:rPr>
      </w:pPr>
      <w:r w:rsidRPr="00F01C01">
        <w:rPr>
          <w:color w:val="000000" w:themeColor="text1"/>
          <w:sz w:val="24"/>
          <w:szCs w:val="24"/>
        </w:rPr>
        <w:t>E</w:t>
      </w:r>
      <w:r w:rsidR="00010906" w:rsidRPr="00F01C01">
        <w:rPr>
          <w:color w:val="000000" w:themeColor="text1"/>
          <w:sz w:val="24"/>
          <w:szCs w:val="24"/>
        </w:rPr>
        <w:t xml:space="preserve">l cambio climático ha afectado </w:t>
      </w:r>
      <w:r w:rsidR="00EA6A81" w:rsidRPr="00F01C01">
        <w:rPr>
          <w:color w:val="000000" w:themeColor="text1"/>
          <w:sz w:val="24"/>
          <w:szCs w:val="24"/>
        </w:rPr>
        <w:t>la</w:t>
      </w:r>
      <w:r w:rsidR="00010906" w:rsidRPr="00F01C01">
        <w:rPr>
          <w:color w:val="000000" w:themeColor="text1"/>
          <w:sz w:val="24"/>
          <w:szCs w:val="24"/>
        </w:rPr>
        <w:t xml:space="preserve"> biodiversidad y sus servicios </w:t>
      </w:r>
      <w:r w:rsidR="00EA6A81" w:rsidRPr="00F01C01">
        <w:rPr>
          <w:color w:val="000000" w:themeColor="text1"/>
          <w:sz w:val="24"/>
          <w:szCs w:val="24"/>
        </w:rPr>
        <w:t>ecosistémicos</w:t>
      </w:r>
      <w:r w:rsidR="00010906" w:rsidRPr="00F01C01">
        <w:rPr>
          <w:color w:val="000000" w:themeColor="text1"/>
          <w:sz w:val="24"/>
          <w:szCs w:val="24"/>
        </w:rPr>
        <w:t xml:space="preserve">, alterando los ciclos naturales, </w:t>
      </w:r>
      <w:r w:rsidR="00EA6A81" w:rsidRPr="00F01C01">
        <w:rPr>
          <w:color w:val="000000" w:themeColor="text1"/>
          <w:sz w:val="24"/>
          <w:szCs w:val="24"/>
        </w:rPr>
        <w:t>la composición</w:t>
      </w:r>
      <w:r w:rsidR="009C4EB1">
        <w:rPr>
          <w:color w:val="000000" w:themeColor="text1"/>
          <w:sz w:val="24"/>
          <w:szCs w:val="24"/>
        </w:rPr>
        <w:t>,</w:t>
      </w:r>
      <w:r w:rsidR="00EA6A81" w:rsidRPr="00F01C01">
        <w:rPr>
          <w:color w:val="000000" w:themeColor="text1"/>
          <w:sz w:val="24"/>
          <w:szCs w:val="24"/>
        </w:rPr>
        <w:t xml:space="preserve"> estructura y función de los ecosistemas, </w:t>
      </w:r>
      <w:r w:rsidR="009C4EB1">
        <w:rPr>
          <w:color w:val="000000" w:themeColor="text1"/>
          <w:sz w:val="24"/>
          <w:szCs w:val="24"/>
        </w:rPr>
        <w:t xml:space="preserve">así como </w:t>
      </w:r>
      <w:r w:rsidR="00EA6A81" w:rsidRPr="00F01C01">
        <w:rPr>
          <w:color w:val="000000" w:themeColor="text1"/>
          <w:sz w:val="24"/>
          <w:szCs w:val="24"/>
        </w:rPr>
        <w:t>el microclima</w:t>
      </w:r>
      <w:r w:rsidR="009C4EB1">
        <w:rPr>
          <w:color w:val="000000" w:themeColor="text1"/>
          <w:sz w:val="24"/>
          <w:szCs w:val="24"/>
        </w:rPr>
        <w:t>,</w:t>
      </w:r>
      <w:r w:rsidR="00010906" w:rsidRPr="00F01C01">
        <w:rPr>
          <w:color w:val="000000" w:themeColor="text1"/>
          <w:sz w:val="24"/>
          <w:szCs w:val="24"/>
        </w:rPr>
        <w:t xml:space="preserve"> generando escenarios de riesgo o posibles impactos como consecuencia de la interacción de la amenaza, la exposición y la vulnerabilidad </w:t>
      </w:r>
      <w:r w:rsidR="0098554B" w:rsidRPr="00F01C01">
        <w:rPr>
          <w:color w:val="000000" w:themeColor="text1"/>
          <w:sz w:val="24"/>
          <w:szCs w:val="24"/>
          <w:lang w:val="es-ES"/>
        </w:rPr>
        <w:t>[</w:t>
      </w:r>
      <w:r w:rsidR="00ED2EE5" w:rsidRPr="00F01C01">
        <w:rPr>
          <w:color w:val="000000" w:themeColor="text1"/>
          <w:sz w:val="24"/>
          <w:szCs w:val="24"/>
          <w:lang w:val="es-ES"/>
        </w:rPr>
        <w:t>13</w:t>
      </w:r>
      <w:r w:rsidR="0098554B" w:rsidRPr="00F01C01">
        <w:rPr>
          <w:color w:val="000000" w:themeColor="text1"/>
          <w:sz w:val="24"/>
          <w:szCs w:val="24"/>
          <w:lang w:val="es-ES"/>
        </w:rPr>
        <w:t>]</w:t>
      </w:r>
      <w:r w:rsidR="00975BDC">
        <w:rPr>
          <w:color w:val="000000" w:themeColor="text1"/>
          <w:sz w:val="24"/>
          <w:szCs w:val="24"/>
        </w:rPr>
        <w:t>.</w:t>
      </w:r>
    </w:p>
    <w:p w14:paraId="5F8CDEC7" w14:textId="3B7696FA" w:rsidR="00010906" w:rsidRPr="00F01C01" w:rsidRDefault="00010906" w:rsidP="00FF4132">
      <w:pPr>
        <w:spacing w:after="0" w:line="360" w:lineRule="auto"/>
        <w:ind w:left="11" w:right="28" w:firstLine="709"/>
        <w:rPr>
          <w:color w:val="000000" w:themeColor="text1"/>
          <w:sz w:val="24"/>
          <w:szCs w:val="24"/>
        </w:rPr>
      </w:pPr>
      <w:r w:rsidRPr="00F01C01">
        <w:rPr>
          <w:color w:val="000000" w:themeColor="text1"/>
          <w:sz w:val="24"/>
          <w:szCs w:val="24"/>
        </w:rPr>
        <w:t xml:space="preserve">Es por esto que la gestión del riesgo frente al cambio climático desde la biodiversidad y sus servicios ecosistémicos se centra en la reducción de la exposición y la vulnerabilidad a </w:t>
      </w:r>
      <w:r w:rsidRPr="00F01C01">
        <w:rPr>
          <w:color w:val="000000" w:themeColor="text1"/>
          <w:sz w:val="24"/>
          <w:szCs w:val="24"/>
        </w:rPr>
        <w:lastRenderedPageBreak/>
        <w:t>la vez que se aumenta la resiliencia a los potenciales impactos adversos</w:t>
      </w:r>
      <w:r w:rsidR="00251F8D" w:rsidRPr="00F01C01">
        <w:rPr>
          <w:noProof/>
          <w:color w:val="000000" w:themeColor="text1"/>
          <w:sz w:val="24"/>
          <w:szCs w:val="24"/>
        </w:rPr>
        <w:t xml:space="preserve"> </w:t>
      </w:r>
      <w:r w:rsidR="005659FF" w:rsidRPr="00F01C01">
        <w:rPr>
          <w:color w:val="000000" w:themeColor="text1"/>
          <w:sz w:val="24"/>
          <w:szCs w:val="24"/>
          <w:lang w:val="es-ES"/>
        </w:rPr>
        <w:t>[1</w:t>
      </w:r>
      <w:r w:rsidR="00ED2EE5" w:rsidRPr="00F01C01">
        <w:rPr>
          <w:color w:val="000000" w:themeColor="text1"/>
          <w:sz w:val="24"/>
          <w:szCs w:val="24"/>
          <w:lang w:val="es-ES"/>
        </w:rPr>
        <w:t>4</w:t>
      </w:r>
      <w:r w:rsidR="005659FF" w:rsidRPr="00F01C01">
        <w:rPr>
          <w:color w:val="000000" w:themeColor="text1"/>
          <w:sz w:val="24"/>
          <w:szCs w:val="24"/>
          <w:lang w:val="es-ES"/>
        </w:rPr>
        <w:t>]</w:t>
      </w:r>
      <w:r w:rsidR="005659FF" w:rsidRPr="00F01C01">
        <w:rPr>
          <w:color w:val="000000" w:themeColor="text1"/>
          <w:sz w:val="24"/>
          <w:szCs w:val="24"/>
        </w:rPr>
        <w:t xml:space="preserve"> </w:t>
      </w:r>
      <w:r w:rsidRPr="00F01C01">
        <w:rPr>
          <w:color w:val="000000" w:themeColor="text1"/>
          <w:sz w:val="24"/>
          <w:szCs w:val="24"/>
        </w:rPr>
        <w:t>mediante el reconocimiento de la naturaleza como atenuador de impactos y elemento clave para la adaptación frente al cambio climático.</w:t>
      </w:r>
    </w:p>
    <w:p w14:paraId="23BD1905" w14:textId="35E59D5C" w:rsidR="00811A16" w:rsidRPr="00F01C01" w:rsidRDefault="00010906" w:rsidP="004550E3">
      <w:pPr>
        <w:spacing w:after="0" w:line="360" w:lineRule="auto"/>
        <w:ind w:left="11" w:right="28" w:firstLine="709"/>
        <w:rPr>
          <w:color w:val="000000" w:themeColor="text1"/>
          <w:sz w:val="24"/>
          <w:szCs w:val="24"/>
        </w:rPr>
      </w:pPr>
      <w:r w:rsidRPr="00F01C01">
        <w:rPr>
          <w:color w:val="000000" w:themeColor="text1"/>
          <w:sz w:val="24"/>
          <w:szCs w:val="24"/>
        </w:rPr>
        <w:t xml:space="preserve">Para </w:t>
      </w:r>
      <w:r w:rsidR="00811A16" w:rsidRPr="00F01C01">
        <w:rPr>
          <w:color w:val="000000" w:themeColor="text1"/>
          <w:sz w:val="24"/>
          <w:szCs w:val="24"/>
        </w:rPr>
        <w:t xml:space="preserve">incorporar </w:t>
      </w:r>
      <w:r w:rsidRPr="00F01C01">
        <w:rPr>
          <w:color w:val="000000" w:themeColor="text1"/>
          <w:sz w:val="24"/>
          <w:szCs w:val="24"/>
        </w:rPr>
        <w:t>la biodiversidad y sus servicios ecosistémicos en la gestión del riesgo de desastres y el cambio climático se reconoc</w:t>
      </w:r>
      <w:r w:rsidR="00F42F90" w:rsidRPr="00F01C01">
        <w:rPr>
          <w:color w:val="000000" w:themeColor="text1"/>
          <w:sz w:val="24"/>
          <w:szCs w:val="24"/>
        </w:rPr>
        <w:t>en</w:t>
      </w:r>
      <w:r w:rsidRPr="00F01C01">
        <w:rPr>
          <w:color w:val="000000" w:themeColor="text1"/>
          <w:sz w:val="24"/>
          <w:szCs w:val="24"/>
        </w:rPr>
        <w:t xml:space="preserve"> los socioecosistemas como los espacios donde el ser humano</w:t>
      </w:r>
      <w:r w:rsidR="00811A16" w:rsidRPr="00F01C01">
        <w:rPr>
          <w:color w:val="000000" w:themeColor="text1"/>
          <w:sz w:val="24"/>
          <w:szCs w:val="24"/>
        </w:rPr>
        <w:t>, sus expresiones</w:t>
      </w:r>
      <w:r w:rsidRPr="00F01C01">
        <w:rPr>
          <w:color w:val="000000" w:themeColor="text1"/>
          <w:sz w:val="24"/>
          <w:szCs w:val="24"/>
        </w:rPr>
        <w:t xml:space="preserve"> cultura</w:t>
      </w:r>
      <w:r w:rsidR="00811A16" w:rsidRPr="00F01C01">
        <w:rPr>
          <w:color w:val="000000" w:themeColor="text1"/>
          <w:sz w:val="24"/>
          <w:szCs w:val="24"/>
        </w:rPr>
        <w:t>les</w:t>
      </w:r>
      <w:r w:rsidRPr="00F01C01">
        <w:rPr>
          <w:color w:val="000000" w:themeColor="text1"/>
          <w:sz w:val="24"/>
          <w:szCs w:val="24"/>
        </w:rPr>
        <w:t xml:space="preserve"> </w:t>
      </w:r>
      <w:r w:rsidR="001003A5" w:rsidRPr="00F01C01">
        <w:rPr>
          <w:color w:val="000000" w:themeColor="text1"/>
          <w:sz w:val="24"/>
          <w:szCs w:val="24"/>
        </w:rPr>
        <w:t>y desarrollo</w:t>
      </w:r>
      <w:r w:rsidR="00811A16" w:rsidRPr="00F01C01">
        <w:rPr>
          <w:color w:val="000000" w:themeColor="text1"/>
          <w:sz w:val="24"/>
          <w:szCs w:val="24"/>
        </w:rPr>
        <w:t xml:space="preserve"> económico </w:t>
      </w:r>
      <w:r w:rsidRPr="00F01C01">
        <w:rPr>
          <w:color w:val="000000" w:themeColor="text1"/>
          <w:sz w:val="24"/>
          <w:szCs w:val="24"/>
        </w:rPr>
        <w:t xml:space="preserve">hacen parte integral de los ecosistemas para </w:t>
      </w:r>
      <w:r w:rsidR="00811A16" w:rsidRPr="00F01C01">
        <w:rPr>
          <w:color w:val="000000" w:themeColor="text1"/>
          <w:sz w:val="24"/>
          <w:szCs w:val="24"/>
        </w:rPr>
        <w:t xml:space="preserve">gestionar </w:t>
      </w:r>
      <w:r w:rsidRPr="00F01C01">
        <w:rPr>
          <w:color w:val="000000" w:themeColor="text1"/>
          <w:sz w:val="24"/>
          <w:szCs w:val="24"/>
        </w:rPr>
        <w:t xml:space="preserve">la biodiversidad </w:t>
      </w:r>
      <w:r w:rsidR="005659FF" w:rsidRPr="00F01C01">
        <w:rPr>
          <w:color w:val="000000" w:themeColor="text1"/>
          <w:sz w:val="24"/>
          <w:szCs w:val="24"/>
          <w:lang w:val="es-ES"/>
        </w:rPr>
        <w:t>[</w:t>
      </w:r>
      <w:r w:rsidR="00ED2EE5" w:rsidRPr="00F01C01">
        <w:rPr>
          <w:color w:val="000000" w:themeColor="text1"/>
          <w:sz w:val="24"/>
          <w:szCs w:val="24"/>
          <w:lang w:val="es-ES"/>
        </w:rPr>
        <w:t>6</w:t>
      </w:r>
      <w:r w:rsidR="005659FF" w:rsidRPr="00F01C01">
        <w:rPr>
          <w:color w:val="000000" w:themeColor="text1"/>
          <w:sz w:val="24"/>
          <w:szCs w:val="24"/>
          <w:lang w:val="es-ES"/>
        </w:rPr>
        <w:t>]</w:t>
      </w:r>
      <w:r w:rsidR="00811A16" w:rsidRPr="00F01C01">
        <w:rPr>
          <w:color w:val="000000" w:themeColor="text1"/>
          <w:sz w:val="24"/>
          <w:szCs w:val="24"/>
        </w:rPr>
        <w:t>.</w:t>
      </w:r>
      <w:r w:rsidR="004550E3" w:rsidRPr="00F01C01">
        <w:rPr>
          <w:color w:val="000000" w:themeColor="text1"/>
          <w:sz w:val="24"/>
          <w:szCs w:val="24"/>
        </w:rPr>
        <w:t xml:space="preserve"> D</w:t>
      </w:r>
      <w:r w:rsidR="007A0532" w:rsidRPr="00F01C01">
        <w:rPr>
          <w:color w:val="000000" w:themeColor="text1"/>
          <w:sz w:val="24"/>
          <w:szCs w:val="24"/>
        </w:rPr>
        <w:t>esde</w:t>
      </w:r>
      <w:r w:rsidRPr="00F01C01">
        <w:rPr>
          <w:color w:val="000000" w:themeColor="text1"/>
          <w:sz w:val="24"/>
          <w:szCs w:val="24"/>
        </w:rPr>
        <w:t xml:space="preserve"> el enfoque de SbN </w:t>
      </w:r>
      <w:r w:rsidR="00A474CB" w:rsidRPr="00F01C01">
        <w:rPr>
          <w:color w:val="000000" w:themeColor="text1"/>
          <w:sz w:val="24"/>
          <w:szCs w:val="24"/>
        </w:rPr>
        <w:t>se proponen</w:t>
      </w:r>
      <w:r w:rsidR="00811A16" w:rsidRPr="00F01C01">
        <w:rPr>
          <w:color w:val="000000" w:themeColor="text1"/>
          <w:sz w:val="24"/>
          <w:szCs w:val="24"/>
        </w:rPr>
        <w:t xml:space="preserve"> estrategias para </w:t>
      </w:r>
      <w:r w:rsidRPr="00F01C01">
        <w:rPr>
          <w:color w:val="000000" w:themeColor="text1"/>
          <w:sz w:val="24"/>
          <w:szCs w:val="24"/>
        </w:rPr>
        <w:t>aborda</w:t>
      </w:r>
      <w:r w:rsidR="00811A16" w:rsidRPr="00F01C01">
        <w:rPr>
          <w:color w:val="000000" w:themeColor="text1"/>
          <w:sz w:val="24"/>
          <w:szCs w:val="24"/>
        </w:rPr>
        <w:t>r</w:t>
      </w:r>
      <w:r w:rsidRPr="00F01C01">
        <w:rPr>
          <w:color w:val="000000" w:themeColor="text1"/>
          <w:sz w:val="24"/>
          <w:szCs w:val="24"/>
        </w:rPr>
        <w:t xml:space="preserve"> los conflictos socioecológicos</w:t>
      </w:r>
      <w:r w:rsidR="009C4EB1">
        <w:rPr>
          <w:color w:val="000000" w:themeColor="text1"/>
          <w:sz w:val="24"/>
          <w:szCs w:val="24"/>
        </w:rPr>
        <w:t>,</w:t>
      </w:r>
      <w:r w:rsidRPr="00F01C01">
        <w:rPr>
          <w:color w:val="000000" w:themeColor="text1"/>
          <w:sz w:val="24"/>
          <w:szCs w:val="24"/>
        </w:rPr>
        <w:t xml:space="preserve"> </w:t>
      </w:r>
      <w:r w:rsidR="00811A16" w:rsidRPr="00F01C01">
        <w:rPr>
          <w:color w:val="000000" w:themeColor="text1"/>
          <w:sz w:val="24"/>
          <w:szCs w:val="24"/>
        </w:rPr>
        <w:t>e</w:t>
      </w:r>
      <w:r w:rsidR="002319E2" w:rsidRPr="00F01C01">
        <w:rPr>
          <w:color w:val="000000" w:themeColor="text1"/>
          <w:sz w:val="24"/>
          <w:szCs w:val="24"/>
        </w:rPr>
        <w:t>n este caso relacionados con el</w:t>
      </w:r>
      <w:r w:rsidRPr="00F01C01">
        <w:rPr>
          <w:color w:val="000000" w:themeColor="text1"/>
          <w:sz w:val="24"/>
          <w:szCs w:val="24"/>
        </w:rPr>
        <w:t xml:space="preserve"> riesgo de desastres y el cambio climático desde dos rutas</w:t>
      </w:r>
      <w:r w:rsidR="00811A16" w:rsidRPr="00F01C01">
        <w:rPr>
          <w:color w:val="000000" w:themeColor="text1"/>
          <w:sz w:val="24"/>
          <w:szCs w:val="24"/>
        </w:rPr>
        <w:t xml:space="preserve"> (</w:t>
      </w:r>
      <w:r w:rsidR="00811A16" w:rsidRPr="009A2365">
        <w:rPr>
          <w:b/>
          <w:color w:val="000000" w:themeColor="text1"/>
          <w:sz w:val="24"/>
          <w:szCs w:val="24"/>
        </w:rPr>
        <w:t>Fig</w:t>
      </w:r>
      <w:r w:rsidR="009C4EB1" w:rsidRPr="009A2365">
        <w:rPr>
          <w:b/>
          <w:color w:val="000000" w:themeColor="text1"/>
          <w:sz w:val="24"/>
          <w:szCs w:val="24"/>
        </w:rPr>
        <w:t xml:space="preserve">. </w:t>
      </w:r>
      <w:r w:rsidR="00811A16" w:rsidRPr="009A2365">
        <w:rPr>
          <w:b/>
          <w:color w:val="000000" w:themeColor="text1"/>
          <w:sz w:val="24"/>
          <w:szCs w:val="24"/>
        </w:rPr>
        <w:t>2</w:t>
      </w:r>
      <w:r w:rsidR="00811A16" w:rsidRPr="00F01C01">
        <w:rPr>
          <w:color w:val="000000" w:themeColor="text1"/>
          <w:sz w:val="24"/>
          <w:szCs w:val="24"/>
        </w:rPr>
        <w:t>)</w:t>
      </w:r>
      <w:r w:rsidR="00A474CB" w:rsidRPr="00F01C01">
        <w:rPr>
          <w:color w:val="000000" w:themeColor="text1"/>
          <w:sz w:val="24"/>
          <w:szCs w:val="24"/>
        </w:rPr>
        <w:t>. A continuación, se desarrollan cada una de estas rutas propuestas.</w:t>
      </w:r>
      <w:r w:rsidR="00811A16" w:rsidRPr="00F01C01">
        <w:rPr>
          <w:color w:val="000000" w:themeColor="text1"/>
          <w:sz w:val="24"/>
          <w:szCs w:val="24"/>
        </w:rPr>
        <w:t xml:space="preserve"> </w:t>
      </w:r>
    </w:p>
    <w:p w14:paraId="72975444" w14:textId="007A678C" w:rsidR="00811A16" w:rsidRPr="00F01C01" w:rsidRDefault="00811A16" w:rsidP="00A474CB">
      <w:pPr>
        <w:pStyle w:val="Prrafodelista"/>
        <w:numPr>
          <w:ilvl w:val="0"/>
          <w:numId w:val="24"/>
        </w:numPr>
        <w:spacing w:after="160" w:line="360" w:lineRule="auto"/>
        <w:rPr>
          <w:color w:val="000000" w:themeColor="text1"/>
          <w:sz w:val="24"/>
          <w:szCs w:val="24"/>
        </w:rPr>
      </w:pPr>
      <w:r w:rsidRPr="00F01C01">
        <w:rPr>
          <w:color w:val="000000" w:themeColor="text1"/>
          <w:sz w:val="24"/>
          <w:szCs w:val="24"/>
        </w:rPr>
        <w:t>L</w:t>
      </w:r>
      <w:r w:rsidR="00010906" w:rsidRPr="00F01C01">
        <w:rPr>
          <w:color w:val="000000" w:themeColor="text1"/>
          <w:sz w:val="24"/>
          <w:szCs w:val="24"/>
        </w:rPr>
        <w:t xml:space="preserve">a </w:t>
      </w:r>
      <w:r w:rsidRPr="00F01C01">
        <w:rPr>
          <w:color w:val="000000" w:themeColor="text1"/>
          <w:sz w:val="24"/>
          <w:szCs w:val="24"/>
        </w:rPr>
        <w:t>BDSE</w:t>
      </w:r>
      <w:r w:rsidRPr="00F01C01" w:rsidDel="00811A16">
        <w:rPr>
          <w:color w:val="000000" w:themeColor="text1"/>
          <w:sz w:val="24"/>
          <w:szCs w:val="24"/>
        </w:rPr>
        <w:t xml:space="preserve"> </w:t>
      </w:r>
      <w:r w:rsidR="00010906" w:rsidRPr="00F01C01">
        <w:rPr>
          <w:color w:val="000000" w:themeColor="text1"/>
          <w:sz w:val="24"/>
          <w:szCs w:val="24"/>
        </w:rPr>
        <w:t>como conjunto vulnerable receptor de impactos</w:t>
      </w:r>
      <w:r w:rsidR="00A474CB" w:rsidRPr="00F01C01">
        <w:rPr>
          <w:color w:val="000000" w:themeColor="text1"/>
          <w:sz w:val="24"/>
          <w:szCs w:val="24"/>
        </w:rPr>
        <w:t>.</w:t>
      </w:r>
      <w:r w:rsidR="00010906" w:rsidRPr="00F01C01">
        <w:rPr>
          <w:color w:val="000000" w:themeColor="text1"/>
          <w:sz w:val="24"/>
          <w:szCs w:val="24"/>
        </w:rPr>
        <w:t xml:space="preserve"> </w:t>
      </w:r>
    </w:p>
    <w:p w14:paraId="67A90170" w14:textId="034E459D" w:rsidR="00010906" w:rsidRPr="00F01C01" w:rsidRDefault="00811A16" w:rsidP="00A474CB">
      <w:pPr>
        <w:pStyle w:val="Prrafodelista"/>
        <w:numPr>
          <w:ilvl w:val="0"/>
          <w:numId w:val="24"/>
        </w:numPr>
        <w:spacing w:after="160" w:line="360" w:lineRule="auto"/>
        <w:rPr>
          <w:color w:val="000000" w:themeColor="text1"/>
          <w:sz w:val="24"/>
          <w:szCs w:val="24"/>
        </w:rPr>
      </w:pPr>
      <w:r w:rsidRPr="00F01C01">
        <w:rPr>
          <w:color w:val="000000" w:themeColor="text1"/>
          <w:sz w:val="24"/>
          <w:szCs w:val="24"/>
        </w:rPr>
        <w:t>L</w:t>
      </w:r>
      <w:r w:rsidR="00010906" w:rsidRPr="00F01C01">
        <w:rPr>
          <w:color w:val="000000" w:themeColor="text1"/>
          <w:sz w:val="24"/>
          <w:szCs w:val="24"/>
        </w:rPr>
        <w:t>a BDSE como conjunto para atenuar riesgos e impactos</w:t>
      </w:r>
      <w:r w:rsidR="00A474CB" w:rsidRPr="00F01C01">
        <w:rPr>
          <w:color w:val="000000" w:themeColor="text1"/>
          <w:sz w:val="24"/>
          <w:szCs w:val="24"/>
        </w:rPr>
        <w:t>.</w:t>
      </w:r>
      <w:r w:rsidR="00010906" w:rsidRPr="00F01C01">
        <w:rPr>
          <w:color w:val="000000" w:themeColor="text1"/>
          <w:sz w:val="24"/>
          <w:szCs w:val="24"/>
        </w:rPr>
        <w:t xml:space="preserve"> </w:t>
      </w:r>
    </w:p>
    <w:p w14:paraId="07324DDC" w14:textId="47DFFDCE" w:rsidR="00811A16" w:rsidRPr="00F01C01" w:rsidRDefault="00AA1D83" w:rsidP="0088512D">
      <w:pPr>
        <w:spacing w:after="160" w:line="360" w:lineRule="auto"/>
        <w:jc w:val="center"/>
        <w:rPr>
          <w:color w:val="000000" w:themeColor="text1"/>
          <w:sz w:val="24"/>
          <w:szCs w:val="24"/>
        </w:rPr>
      </w:pPr>
      <w:ins w:id="9" w:author="Dorotea Cardona Hernandez" w:date="2022-10-06T11:21:00Z">
        <w:r>
          <w:rPr>
            <w:noProof/>
            <w:color w:val="000000" w:themeColor="text1"/>
            <w:sz w:val="24"/>
            <w:szCs w:val="24"/>
            <w:lang w:bidi="ar-SA"/>
          </w:rPr>
          <w:drawing>
            <wp:inline distT="0" distB="0" distL="0" distR="0" wp14:anchorId="271D6A42" wp14:editId="1C7B790F">
              <wp:extent cx="5834380" cy="371919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34380" cy="3719195"/>
                      </a:xfrm>
                      <a:prstGeom prst="rect">
                        <a:avLst/>
                      </a:prstGeom>
                      <a:noFill/>
                    </pic:spPr>
                  </pic:pic>
                </a:graphicData>
              </a:graphic>
            </wp:inline>
          </w:drawing>
        </w:r>
      </w:ins>
      <w:del w:id="10" w:author="Dorotea Cardona Hernandez" w:date="2022-10-06T11:21:00Z">
        <w:r w:rsidR="00A474CB" w:rsidRPr="00F01C01" w:rsidDel="00AA1D83">
          <w:rPr>
            <w:noProof/>
            <w:color w:val="000000" w:themeColor="text1"/>
            <w:sz w:val="24"/>
            <w:szCs w:val="24"/>
            <w:lang w:bidi="ar-SA"/>
          </w:rPr>
          <w:drawing>
            <wp:inline distT="0" distB="0" distL="0" distR="0" wp14:anchorId="710C776B" wp14:editId="4157DB8E">
              <wp:extent cx="5889595" cy="3493827"/>
              <wp:effectExtent l="0" t="0" r="0" b="0"/>
              <wp:docPr id="7" name="Imagen 7" descr="Diapositiv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apositiva2"/>
                      <pic:cNvPicPr>
                        <a:picLocks noChangeAspect="1" noChangeArrowheads="1"/>
                      </pic:cNvPicPr>
                    </pic:nvPicPr>
                    <pic:blipFill>
                      <a:blip r:embed="rId11">
                        <a:extLst>
                          <a:ext uri="{28A0092B-C50C-407E-A947-70E740481C1C}">
                            <a14:useLocalDpi xmlns:a14="http://schemas.microsoft.com/office/drawing/2010/main" val="0"/>
                          </a:ext>
                        </a:extLst>
                      </a:blip>
                      <a:srcRect l="16272" t="12651" r="17966" b="18073"/>
                      <a:stretch>
                        <a:fillRect/>
                      </a:stretch>
                    </pic:blipFill>
                    <pic:spPr bwMode="auto">
                      <a:xfrm>
                        <a:off x="0" y="0"/>
                        <a:ext cx="5946742" cy="3527728"/>
                      </a:xfrm>
                      <a:prstGeom prst="rect">
                        <a:avLst/>
                      </a:prstGeom>
                      <a:noFill/>
                      <a:ln>
                        <a:noFill/>
                      </a:ln>
                    </pic:spPr>
                  </pic:pic>
                </a:graphicData>
              </a:graphic>
            </wp:inline>
          </w:drawing>
        </w:r>
      </w:del>
    </w:p>
    <w:bookmarkEnd w:id="8"/>
    <w:p w14:paraId="1834AE51" w14:textId="77777777" w:rsidR="00A474CB" w:rsidRPr="00F01C01" w:rsidRDefault="00A474CB" w:rsidP="00A474CB">
      <w:pPr>
        <w:spacing w:after="160" w:line="360" w:lineRule="auto"/>
        <w:rPr>
          <w:color w:val="000000" w:themeColor="text1"/>
          <w:sz w:val="24"/>
          <w:szCs w:val="24"/>
        </w:rPr>
      </w:pPr>
      <w:r w:rsidRPr="00F01C01">
        <w:rPr>
          <w:b/>
          <w:bCs/>
          <w:color w:val="000000" w:themeColor="text1"/>
          <w:sz w:val="24"/>
          <w:szCs w:val="24"/>
        </w:rPr>
        <w:lastRenderedPageBreak/>
        <w:t>Figura 2.</w:t>
      </w:r>
      <w:r w:rsidRPr="00F01C01">
        <w:rPr>
          <w:color w:val="000000" w:themeColor="text1"/>
          <w:sz w:val="24"/>
          <w:szCs w:val="24"/>
        </w:rPr>
        <w:t xml:space="preserve"> Rutas para abordar los conflictos socioecológicos relacionados con el riesgo de desastres y el cambio climático desde la gestión integral de la biodiversidad y sus servicios ecosistémicos (bajo el enfoque de las SbN). Fuente: Elaboración propia</w:t>
      </w:r>
    </w:p>
    <w:p w14:paraId="2A2F6637" w14:textId="0B64F791" w:rsidR="0037190F" w:rsidRPr="00327624" w:rsidRDefault="00100C50" w:rsidP="007C5FB3">
      <w:pPr>
        <w:pStyle w:val="Ttulo2"/>
        <w:keepNext w:val="0"/>
        <w:keepLines w:val="0"/>
        <w:spacing w:before="160" w:after="120" w:line="360" w:lineRule="auto"/>
        <w:ind w:left="11" w:right="28" w:hanging="11"/>
        <w:rPr>
          <w:b w:val="0"/>
          <w:color w:val="000000" w:themeColor="text1"/>
          <w:sz w:val="24"/>
          <w:szCs w:val="24"/>
          <w:lang w:val="es-CO"/>
        </w:rPr>
      </w:pPr>
      <w:bookmarkStart w:id="11" w:name="_heading=h.1fob9te" w:colFirst="0" w:colLast="0"/>
      <w:bookmarkEnd w:id="11"/>
      <w:r w:rsidRPr="00F01C01">
        <w:rPr>
          <w:color w:val="000000" w:themeColor="text1"/>
          <w:sz w:val="24"/>
          <w:szCs w:val="24"/>
          <w:lang w:val="es-CO"/>
        </w:rPr>
        <w:t>2.1</w:t>
      </w:r>
      <w:r w:rsidR="00010906" w:rsidRPr="00F01C01">
        <w:rPr>
          <w:color w:val="000000" w:themeColor="text1"/>
          <w:sz w:val="24"/>
          <w:szCs w:val="24"/>
          <w:lang w:val="es-CO"/>
        </w:rPr>
        <w:t xml:space="preserve">  </w:t>
      </w:r>
      <w:r w:rsidR="00010906" w:rsidRPr="00975BDC">
        <w:rPr>
          <w:color w:val="000000" w:themeColor="text1"/>
          <w:sz w:val="24"/>
          <w:szCs w:val="24"/>
          <w:highlight w:val="green"/>
          <w:lang w:val="es-CO"/>
        </w:rPr>
        <w:t>Biodiversidad y servicios ecosistémicos</w:t>
      </w:r>
      <w:r w:rsidR="00975BDC" w:rsidRPr="00327624">
        <w:rPr>
          <w:b w:val="0"/>
          <w:color w:val="000000" w:themeColor="text1"/>
          <w:sz w:val="24"/>
          <w:szCs w:val="24"/>
          <w:highlight w:val="green"/>
          <w:lang w:val="es-CO"/>
        </w:rPr>
        <w:fldChar w:fldCharType="begin"/>
      </w:r>
      <w:r w:rsidR="00975BDC" w:rsidRPr="00327624">
        <w:rPr>
          <w:b w:val="0"/>
          <w:lang w:val="es-CO"/>
        </w:rPr>
        <w:instrText xml:space="preserve"> XE "</w:instrText>
      </w:r>
      <w:r w:rsidR="00975BDC" w:rsidRPr="00327624">
        <w:rPr>
          <w:b w:val="0"/>
          <w:color w:val="000000" w:themeColor="text1"/>
          <w:sz w:val="24"/>
          <w:szCs w:val="24"/>
          <w:highlight w:val="green"/>
          <w:lang w:val="es-CO"/>
        </w:rPr>
        <w:instrText>Biodiversidad y servicios ecosistémicos</w:instrText>
      </w:r>
      <w:r w:rsidR="00975BDC" w:rsidRPr="00327624">
        <w:rPr>
          <w:b w:val="0"/>
          <w:lang w:val="es-CO"/>
        </w:rPr>
        <w:instrText xml:space="preserve">" </w:instrText>
      </w:r>
      <w:r w:rsidR="00975BDC" w:rsidRPr="00327624">
        <w:rPr>
          <w:b w:val="0"/>
          <w:color w:val="000000" w:themeColor="text1"/>
          <w:sz w:val="24"/>
          <w:szCs w:val="24"/>
          <w:highlight w:val="green"/>
          <w:lang w:val="es-CO"/>
        </w:rPr>
        <w:fldChar w:fldCharType="end"/>
      </w:r>
      <w:r w:rsidR="00010906" w:rsidRPr="00327624">
        <w:rPr>
          <w:b w:val="0"/>
          <w:color w:val="000000" w:themeColor="text1"/>
          <w:sz w:val="24"/>
          <w:szCs w:val="24"/>
          <w:lang w:val="es-CO"/>
        </w:rPr>
        <w:t xml:space="preserve"> como conjunto vulnerable</w:t>
      </w:r>
    </w:p>
    <w:p w14:paraId="6027FBA0" w14:textId="4C1F4A05" w:rsidR="00010906" w:rsidRPr="00F01C01" w:rsidRDefault="00811A16" w:rsidP="00A474CB">
      <w:pPr>
        <w:spacing w:after="0" w:line="360" w:lineRule="auto"/>
        <w:ind w:left="11" w:right="28" w:firstLine="0"/>
        <w:rPr>
          <w:color w:val="000000" w:themeColor="text1"/>
          <w:sz w:val="24"/>
          <w:szCs w:val="24"/>
        </w:rPr>
      </w:pPr>
      <w:bookmarkStart w:id="12" w:name="_Hlk90904637"/>
      <w:r w:rsidRPr="00F01C01">
        <w:rPr>
          <w:color w:val="000000" w:themeColor="text1"/>
          <w:sz w:val="24"/>
          <w:szCs w:val="24"/>
        </w:rPr>
        <w:t xml:space="preserve">La vulnerabilidad </w:t>
      </w:r>
      <w:r w:rsidR="00A474CB" w:rsidRPr="00F01C01">
        <w:rPr>
          <w:color w:val="000000" w:themeColor="text1"/>
          <w:sz w:val="24"/>
          <w:szCs w:val="24"/>
        </w:rPr>
        <w:t>se</w:t>
      </w:r>
      <w:r w:rsidRPr="00F01C01">
        <w:rPr>
          <w:color w:val="000000" w:themeColor="text1"/>
          <w:sz w:val="24"/>
          <w:szCs w:val="24"/>
        </w:rPr>
        <w:t xml:space="preserve"> defin</w:t>
      </w:r>
      <w:r w:rsidR="00A474CB" w:rsidRPr="00F01C01">
        <w:rPr>
          <w:color w:val="000000" w:themeColor="text1"/>
          <w:sz w:val="24"/>
          <w:szCs w:val="24"/>
        </w:rPr>
        <w:t>e</w:t>
      </w:r>
      <w:r w:rsidRPr="00F01C01">
        <w:rPr>
          <w:color w:val="000000" w:themeColor="text1"/>
          <w:sz w:val="24"/>
          <w:szCs w:val="24"/>
        </w:rPr>
        <w:t xml:space="preserve"> como la “susceptibilidad o fragilidad física, económica, social, ambiental o institucional que tiene una comunidad de afecta</w:t>
      </w:r>
      <w:r w:rsidR="00975BDC">
        <w:rPr>
          <w:color w:val="000000" w:themeColor="text1"/>
          <w:sz w:val="24"/>
          <w:szCs w:val="24"/>
        </w:rPr>
        <w:t>rse</w:t>
      </w:r>
      <w:r w:rsidRPr="00F01C01">
        <w:rPr>
          <w:color w:val="000000" w:themeColor="text1"/>
          <w:sz w:val="24"/>
          <w:szCs w:val="24"/>
        </w:rPr>
        <w:t xml:space="preserve"> o de sufrir efectos adversos en caso de que un evento físico peligro</w:t>
      </w:r>
      <w:r w:rsidR="00E2429B">
        <w:rPr>
          <w:color w:val="000000" w:themeColor="text1"/>
          <w:sz w:val="24"/>
          <w:szCs w:val="24"/>
        </w:rPr>
        <w:t>so</w:t>
      </w:r>
      <w:r w:rsidRPr="00F01C01">
        <w:rPr>
          <w:color w:val="000000" w:themeColor="text1"/>
          <w:sz w:val="24"/>
          <w:szCs w:val="24"/>
        </w:rPr>
        <w:t xml:space="preserve"> se presente. Corresponde a la predisposición a sufrir pérdidas o daños de los seres humanos y sus medios de subsistencia, así como de sus sistemas físicos, sociales, económicos y de apoyo que puedan ser afectados por eventos físicos peligrosos” </w:t>
      </w:r>
      <w:r w:rsidR="005659FF" w:rsidRPr="00F01C01">
        <w:rPr>
          <w:color w:val="000000" w:themeColor="text1"/>
          <w:sz w:val="24"/>
          <w:szCs w:val="24"/>
          <w:lang w:val="es-ES"/>
        </w:rPr>
        <w:t>[</w:t>
      </w:r>
      <w:r w:rsidR="00ED2EE5" w:rsidRPr="00F01C01">
        <w:rPr>
          <w:color w:val="000000" w:themeColor="text1"/>
          <w:sz w:val="24"/>
          <w:szCs w:val="24"/>
          <w:lang w:val="es-ES"/>
        </w:rPr>
        <w:t>3</w:t>
      </w:r>
      <w:r w:rsidR="005659FF" w:rsidRPr="00F01C01">
        <w:rPr>
          <w:color w:val="000000" w:themeColor="text1"/>
          <w:sz w:val="24"/>
          <w:szCs w:val="24"/>
          <w:lang w:val="es-ES"/>
        </w:rPr>
        <w:t>]</w:t>
      </w:r>
      <w:r w:rsidRPr="00F01C01">
        <w:rPr>
          <w:color w:val="000000" w:themeColor="text1"/>
          <w:sz w:val="24"/>
          <w:szCs w:val="24"/>
        </w:rPr>
        <w:t xml:space="preserve">. </w:t>
      </w:r>
    </w:p>
    <w:p w14:paraId="4A09D9EC" w14:textId="0795FD5D" w:rsidR="00811A16" w:rsidRPr="00F01C01" w:rsidRDefault="00594B76" w:rsidP="00A474CB">
      <w:pPr>
        <w:spacing w:after="0" w:line="360" w:lineRule="auto"/>
        <w:ind w:left="11" w:right="28" w:firstLine="710"/>
        <w:rPr>
          <w:color w:val="000000" w:themeColor="text1"/>
          <w:sz w:val="24"/>
          <w:szCs w:val="24"/>
        </w:rPr>
      </w:pPr>
      <w:r w:rsidRPr="00F01C01">
        <w:rPr>
          <w:color w:val="000000" w:themeColor="text1"/>
          <w:sz w:val="24"/>
          <w:szCs w:val="24"/>
        </w:rPr>
        <w:t xml:space="preserve">La vulnerabilidad </w:t>
      </w:r>
      <w:r w:rsidR="00811A16" w:rsidRPr="00F01C01">
        <w:rPr>
          <w:color w:val="000000" w:themeColor="text1"/>
          <w:sz w:val="24"/>
          <w:szCs w:val="24"/>
        </w:rPr>
        <w:t xml:space="preserve">puede </w:t>
      </w:r>
      <w:r w:rsidR="00975BDC" w:rsidRPr="00F01C01">
        <w:rPr>
          <w:color w:val="000000" w:themeColor="text1"/>
          <w:sz w:val="24"/>
          <w:szCs w:val="24"/>
        </w:rPr>
        <w:t xml:space="preserve">analizarse </w:t>
      </w:r>
      <w:r w:rsidR="00975BDC">
        <w:rPr>
          <w:color w:val="000000" w:themeColor="text1"/>
          <w:sz w:val="24"/>
          <w:szCs w:val="24"/>
        </w:rPr>
        <w:t>desde</w:t>
      </w:r>
      <w:r w:rsidR="00811A16" w:rsidRPr="00F01C01">
        <w:rPr>
          <w:color w:val="000000" w:themeColor="text1"/>
          <w:sz w:val="24"/>
          <w:szCs w:val="24"/>
        </w:rPr>
        <w:t xml:space="preserve"> </w:t>
      </w:r>
      <w:r w:rsidRPr="00F01C01">
        <w:rPr>
          <w:color w:val="000000" w:themeColor="text1"/>
          <w:sz w:val="24"/>
          <w:szCs w:val="24"/>
        </w:rPr>
        <w:t xml:space="preserve">varias </w:t>
      </w:r>
      <w:r w:rsidR="00811A16" w:rsidRPr="00F01C01">
        <w:rPr>
          <w:color w:val="000000" w:themeColor="text1"/>
          <w:sz w:val="24"/>
          <w:szCs w:val="24"/>
        </w:rPr>
        <w:t xml:space="preserve">dimensiones </w:t>
      </w:r>
      <w:r w:rsidR="00CE25DE" w:rsidRPr="00F01C01">
        <w:rPr>
          <w:color w:val="000000" w:themeColor="text1"/>
          <w:sz w:val="24"/>
          <w:szCs w:val="24"/>
        </w:rPr>
        <w:t>dependiendo del objetivo de evaluación</w:t>
      </w:r>
      <w:r w:rsidR="00A474CB" w:rsidRPr="00F01C01">
        <w:rPr>
          <w:color w:val="000000" w:themeColor="text1"/>
          <w:sz w:val="24"/>
          <w:szCs w:val="24"/>
        </w:rPr>
        <w:t>. S</w:t>
      </w:r>
      <w:r w:rsidR="00811A16" w:rsidRPr="00F01C01">
        <w:rPr>
          <w:color w:val="000000" w:themeColor="text1"/>
          <w:sz w:val="24"/>
          <w:szCs w:val="24"/>
        </w:rPr>
        <w:t>in embargo</w:t>
      </w:r>
      <w:r w:rsidR="00A474CB" w:rsidRPr="00F01C01">
        <w:rPr>
          <w:color w:val="000000" w:themeColor="text1"/>
          <w:sz w:val="24"/>
          <w:szCs w:val="24"/>
        </w:rPr>
        <w:t>,</w:t>
      </w:r>
      <w:r w:rsidR="00811A16" w:rsidRPr="00F01C01">
        <w:rPr>
          <w:color w:val="000000" w:themeColor="text1"/>
          <w:sz w:val="24"/>
          <w:szCs w:val="24"/>
        </w:rPr>
        <w:t xml:space="preserve"> en lo relacionado con la BDSE como conjunto vulnerable, </w:t>
      </w:r>
      <w:r w:rsidR="00FF4132" w:rsidRPr="00F01C01">
        <w:rPr>
          <w:color w:val="000000" w:themeColor="text1"/>
          <w:sz w:val="24"/>
          <w:szCs w:val="24"/>
        </w:rPr>
        <w:t>el análisis</w:t>
      </w:r>
      <w:r w:rsidR="00C61B9D" w:rsidRPr="00F01C01">
        <w:rPr>
          <w:color w:val="000000" w:themeColor="text1"/>
          <w:sz w:val="24"/>
          <w:szCs w:val="24"/>
        </w:rPr>
        <w:t xml:space="preserve"> </w:t>
      </w:r>
      <w:r w:rsidR="004550E3" w:rsidRPr="00F01C01">
        <w:rPr>
          <w:color w:val="000000" w:themeColor="text1"/>
          <w:sz w:val="24"/>
          <w:szCs w:val="24"/>
        </w:rPr>
        <w:t xml:space="preserve">de vulnerabilidad </w:t>
      </w:r>
      <w:r w:rsidR="00C61B9D" w:rsidRPr="00F01C01">
        <w:rPr>
          <w:color w:val="000000" w:themeColor="text1"/>
          <w:sz w:val="24"/>
          <w:szCs w:val="24"/>
        </w:rPr>
        <w:t xml:space="preserve">parte de </w:t>
      </w:r>
      <w:r w:rsidR="009D0766" w:rsidRPr="00F01C01">
        <w:rPr>
          <w:color w:val="000000" w:themeColor="text1"/>
          <w:sz w:val="24"/>
          <w:szCs w:val="24"/>
        </w:rPr>
        <w:t xml:space="preserve">los </w:t>
      </w:r>
      <w:r w:rsidR="00C61B9D" w:rsidRPr="00F01C01">
        <w:rPr>
          <w:color w:val="000000" w:themeColor="text1"/>
          <w:sz w:val="24"/>
          <w:szCs w:val="24"/>
        </w:rPr>
        <w:t>ecosistemas degradados</w:t>
      </w:r>
      <w:r w:rsidR="00535E58" w:rsidRPr="00F01C01">
        <w:rPr>
          <w:color w:val="000000" w:themeColor="text1"/>
          <w:sz w:val="24"/>
          <w:szCs w:val="24"/>
        </w:rPr>
        <w:t>,</w:t>
      </w:r>
      <w:r w:rsidR="00BB1240" w:rsidRPr="00F01C01">
        <w:rPr>
          <w:color w:val="000000" w:themeColor="text1"/>
          <w:sz w:val="24"/>
          <w:szCs w:val="24"/>
        </w:rPr>
        <w:t xml:space="preserve"> en el cual</w:t>
      </w:r>
      <w:r w:rsidR="00C61B9D" w:rsidRPr="00F01C01">
        <w:rPr>
          <w:color w:val="000000" w:themeColor="text1"/>
          <w:sz w:val="24"/>
          <w:szCs w:val="24"/>
        </w:rPr>
        <w:t xml:space="preserve"> la </w:t>
      </w:r>
      <w:r w:rsidR="00082A23" w:rsidRPr="00F01C01">
        <w:rPr>
          <w:color w:val="000000" w:themeColor="text1"/>
          <w:sz w:val="24"/>
          <w:szCs w:val="24"/>
        </w:rPr>
        <w:t>pérdida</w:t>
      </w:r>
      <w:r w:rsidR="00C61B9D" w:rsidRPr="00F01C01">
        <w:rPr>
          <w:color w:val="000000" w:themeColor="text1"/>
          <w:sz w:val="24"/>
          <w:szCs w:val="24"/>
        </w:rPr>
        <w:t xml:space="preserve"> de los servicios ecosistémicos</w:t>
      </w:r>
      <w:r w:rsidR="00D24FEE" w:rsidRPr="00F01C01">
        <w:rPr>
          <w:color w:val="000000" w:themeColor="text1"/>
          <w:sz w:val="24"/>
          <w:szCs w:val="24"/>
        </w:rPr>
        <w:t xml:space="preserve"> </w:t>
      </w:r>
      <w:r w:rsidR="004550E3" w:rsidRPr="00F01C01">
        <w:rPr>
          <w:color w:val="000000" w:themeColor="text1"/>
          <w:sz w:val="24"/>
          <w:szCs w:val="24"/>
        </w:rPr>
        <w:t>—</w:t>
      </w:r>
      <w:r w:rsidR="00F35442" w:rsidRPr="00F01C01">
        <w:rPr>
          <w:color w:val="000000" w:themeColor="text1"/>
          <w:sz w:val="24"/>
          <w:szCs w:val="24"/>
        </w:rPr>
        <w:t>especialmente los de regulación de riesgos</w:t>
      </w:r>
      <w:r w:rsidR="004550E3" w:rsidRPr="00F01C01">
        <w:rPr>
          <w:color w:val="000000" w:themeColor="text1"/>
          <w:sz w:val="24"/>
          <w:szCs w:val="24"/>
        </w:rPr>
        <w:t>—</w:t>
      </w:r>
      <w:r w:rsidR="00F35442" w:rsidRPr="00F01C01">
        <w:rPr>
          <w:color w:val="000000" w:themeColor="text1"/>
          <w:sz w:val="24"/>
          <w:szCs w:val="24"/>
        </w:rPr>
        <w:t xml:space="preserve"> los hacen más susceptibles a </w:t>
      </w:r>
      <w:r w:rsidR="00BB1240" w:rsidRPr="00F01C01">
        <w:rPr>
          <w:color w:val="000000" w:themeColor="text1"/>
          <w:sz w:val="24"/>
          <w:szCs w:val="24"/>
        </w:rPr>
        <w:t>l</w:t>
      </w:r>
      <w:r w:rsidR="00F35442" w:rsidRPr="00F01C01">
        <w:rPr>
          <w:color w:val="000000" w:themeColor="text1"/>
          <w:sz w:val="24"/>
          <w:szCs w:val="24"/>
        </w:rPr>
        <w:t>a amenaza</w:t>
      </w:r>
      <w:r w:rsidR="001003A5" w:rsidRPr="00F01C01">
        <w:rPr>
          <w:color w:val="000000" w:themeColor="text1"/>
          <w:sz w:val="24"/>
          <w:szCs w:val="24"/>
        </w:rPr>
        <w:t xml:space="preserve"> y donde l</w:t>
      </w:r>
      <w:r w:rsidR="00F36AB5" w:rsidRPr="00F01C01">
        <w:rPr>
          <w:color w:val="000000" w:themeColor="text1"/>
          <w:sz w:val="24"/>
          <w:szCs w:val="24"/>
        </w:rPr>
        <w:t>a</w:t>
      </w:r>
      <w:r w:rsidR="00535E58" w:rsidRPr="00F01C01">
        <w:rPr>
          <w:color w:val="000000" w:themeColor="text1"/>
          <w:sz w:val="24"/>
          <w:szCs w:val="24"/>
        </w:rPr>
        <w:t xml:space="preserve">s dimensiones </w:t>
      </w:r>
      <w:r w:rsidR="001003A5" w:rsidRPr="00F01C01">
        <w:rPr>
          <w:color w:val="000000" w:themeColor="text1"/>
          <w:sz w:val="24"/>
          <w:szCs w:val="24"/>
        </w:rPr>
        <w:t>qu</w:t>
      </w:r>
      <w:r w:rsidR="00535E58" w:rsidRPr="00F01C01">
        <w:rPr>
          <w:color w:val="000000" w:themeColor="text1"/>
          <w:sz w:val="24"/>
          <w:szCs w:val="24"/>
        </w:rPr>
        <w:t xml:space="preserve">e </w:t>
      </w:r>
      <w:r w:rsidR="00082A23" w:rsidRPr="00F01C01">
        <w:rPr>
          <w:color w:val="000000" w:themeColor="text1"/>
          <w:sz w:val="24"/>
          <w:szCs w:val="24"/>
        </w:rPr>
        <w:t xml:space="preserve">describen mejor estas condiciones de </w:t>
      </w:r>
      <w:r w:rsidR="00811A16" w:rsidRPr="00F01C01">
        <w:rPr>
          <w:color w:val="000000" w:themeColor="text1"/>
          <w:sz w:val="24"/>
          <w:szCs w:val="24"/>
        </w:rPr>
        <w:t>vulnerabilidad</w:t>
      </w:r>
      <w:r w:rsidR="00082A23" w:rsidRPr="00F01C01">
        <w:rPr>
          <w:color w:val="000000" w:themeColor="text1"/>
          <w:sz w:val="24"/>
          <w:szCs w:val="24"/>
        </w:rPr>
        <w:t xml:space="preserve"> son la</w:t>
      </w:r>
      <w:r w:rsidR="00811A16" w:rsidRPr="00F01C01">
        <w:rPr>
          <w:color w:val="000000" w:themeColor="text1"/>
          <w:sz w:val="24"/>
          <w:szCs w:val="24"/>
        </w:rPr>
        <w:t xml:space="preserve"> ambiental y </w:t>
      </w:r>
      <w:r w:rsidR="00082A23" w:rsidRPr="00F01C01">
        <w:rPr>
          <w:color w:val="000000" w:themeColor="text1"/>
          <w:sz w:val="24"/>
          <w:szCs w:val="24"/>
        </w:rPr>
        <w:t xml:space="preserve">la </w:t>
      </w:r>
      <w:r w:rsidR="00811A16" w:rsidRPr="00F01C01">
        <w:rPr>
          <w:color w:val="000000" w:themeColor="text1"/>
          <w:sz w:val="24"/>
          <w:szCs w:val="24"/>
        </w:rPr>
        <w:t>física</w:t>
      </w:r>
      <w:r w:rsidR="000755AD" w:rsidRPr="00F01C01">
        <w:rPr>
          <w:color w:val="000000" w:themeColor="text1"/>
          <w:sz w:val="24"/>
          <w:szCs w:val="24"/>
        </w:rPr>
        <w:t xml:space="preserve"> </w:t>
      </w:r>
      <w:r w:rsidR="00082A23" w:rsidRPr="00F01C01">
        <w:rPr>
          <w:color w:val="000000" w:themeColor="text1"/>
          <w:sz w:val="24"/>
          <w:szCs w:val="24"/>
        </w:rPr>
        <w:t xml:space="preserve">precisadas en </w:t>
      </w:r>
      <w:r w:rsidR="000755AD" w:rsidRPr="00F01C01">
        <w:rPr>
          <w:color w:val="000000" w:themeColor="text1"/>
          <w:sz w:val="24"/>
          <w:szCs w:val="24"/>
        </w:rPr>
        <w:t>las siguientes definiciones</w:t>
      </w:r>
      <w:r w:rsidR="00811A16" w:rsidRPr="00F01C01">
        <w:rPr>
          <w:color w:val="000000" w:themeColor="text1"/>
          <w:sz w:val="24"/>
          <w:szCs w:val="24"/>
        </w:rPr>
        <w:t xml:space="preserve"> </w:t>
      </w:r>
      <w:r w:rsidR="0098554B" w:rsidRPr="00F01C01">
        <w:rPr>
          <w:color w:val="000000" w:themeColor="text1"/>
          <w:sz w:val="24"/>
          <w:szCs w:val="24"/>
          <w:lang w:val="es-ES"/>
        </w:rPr>
        <w:t>[</w:t>
      </w:r>
      <w:r w:rsidR="00ED2EE5" w:rsidRPr="00F01C01">
        <w:rPr>
          <w:color w:val="000000" w:themeColor="text1"/>
          <w:sz w:val="24"/>
          <w:szCs w:val="24"/>
          <w:lang w:val="es-ES"/>
        </w:rPr>
        <w:t>1</w:t>
      </w:r>
      <w:r w:rsidR="003B3EC5" w:rsidRPr="00F01C01">
        <w:rPr>
          <w:color w:val="000000" w:themeColor="text1"/>
          <w:sz w:val="24"/>
          <w:szCs w:val="24"/>
          <w:lang w:val="es-ES"/>
        </w:rPr>
        <w:t>5</w:t>
      </w:r>
      <w:r w:rsidR="0098554B" w:rsidRPr="00F01C01">
        <w:rPr>
          <w:color w:val="000000" w:themeColor="text1"/>
          <w:sz w:val="24"/>
          <w:szCs w:val="24"/>
          <w:lang w:val="es-ES"/>
        </w:rPr>
        <w:t>]</w:t>
      </w:r>
      <w:r w:rsidR="004344F5" w:rsidRPr="00F01C01">
        <w:rPr>
          <w:color w:val="000000" w:themeColor="text1"/>
          <w:sz w:val="24"/>
          <w:szCs w:val="24"/>
          <w:lang w:val="es-ES"/>
        </w:rPr>
        <w:t>.</w:t>
      </w:r>
      <w:r w:rsidR="00811A16" w:rsidRPr="00F01C01">
        <w:rPr>
          <w:color w:val="000000" w:themeColor="text1"/>
          <w:sz w:val="24"/>
          <w:szCs w:val="24"/>
        </w:rPr>
        <w:t xml:space="preserve"> </w:t>
      </w:r>
    </w:p>
    <w:p w14:paraId="08B1D9EE" w14:textId="38FDC9FE" w:rsidR="00811A16" w:rsidRPr="00F01C01" w:rsidRDefault="00A766F7" w:rsidP="00A474CB">
      <w:pPr>
        <w:spacing w:after="0" w:line="360" w:lineRule="auto"/>
        <w:ind w:left="11" w:right="28" w:firstLine="710"/>
        <w:rPr>
          <w:noProof/>
          <w:color w:val="000000" w:themeColor="text1"/>
          <w:sz w:val="24"/>
          <w:szCs w:val="24"/>
        </w:rPr>
      </w:pPr>
      <w:r w:rsidRPr="00F01C01">
        <w:rPr>
          <w:color w:val="000000" w:themeColor="text1"/>
          <w:sz w:val="24"/>
          <w:szCs w:val="24"/>
        </w:rPr>
        <w:t>L</w:t>
      </w:r>
      <w:r w:rsidR="00010906" w:rsidRPr="00F01C01">
        <w:rPr>
          <w:color w:val="000000" w:themeColor="text1"/>
          <w:sz w:val="24"/>
          <w:szCs w:val="24"/>
        </w:rPr>
        <w:t>a vulnerabilidad</w:t>
      </w:r>
      <w:r w:rsidR="00A1568A" w:rsidRPr="00F01C01">
        <w:rPr>
          <w:color w:val="000000" w:themeColor="text1"/>
          <w:sz w:val="24"/>
          <w:szCs w:val="24"/>
        </w:rPr>
        <w:t xml:space="preserve"> desde la dimensión</w:t>
      </w:r>
      <w:r w:rsidR="00010906" w:rsidRPr="00F01C01">
        <w:rPr>
          <w:color w:val="000000" w:themeColor="text1"/>
          <w:sz w:val="24"/>
          <w:szCs w:val="24"/>
        </w:rPr>
        <w:t xml:space="preserve"> ambiental </w:t>
      </w:r>
      <w:r w:rsidR="00A1568A" w:rsidRPr="00F01C01">
        <w:rPr>
          <w:color w:val="000000" w:themeColor="text1"/>
          <w:sz w:val="24"/>
          <w:szCs w:val="24"/>
        </w:rPr>
        <w:t xml:space="preserve">se </w:t>
      </w:r>
      <w:r w:rsidR="00010906" w:rsidRPr="00F01C01">
        <w:rPr>
          <w:color w:val="000000" w:themeColor="text1"/>
          <w:sz w:val="24"/>
          <w:szCs w:val="24"/>
        </w:rPr>
        <w:t>ref</w:t>
      </w:r>
      <w:r w:rsidR="00A1568A" w:rsidRPr="00F01C01">
        <w:rPr>
          <w:color w:val="000000" w:themeColor="text1"/>
          <w:sz w:val="24"/>
          <w:szCs w:val="24"/>
        </w:rPr>
        <w:t>ie</w:t>
      </w:r>
      <w:r w:rsidR="00010906" w:rsidRPr="00F01C01">
        <w:rPr>
          <w:color w:val="000000" w:themeColor="text1"/>
          <w:sz w:val="24"/>
          <w:szCs w:val="24"/>
        </w:rPr>
        <w:t>r</w:t>
      </w:r>
      <w:r w:rsidR="00A1568A" w:rsidRPr="00F01C01">
        <w:rPr>
          <w:color w:val="000000" w:themeColor="text1"/>
          <w:sz w:val="24"/>
          <w:szCs w:val="24"/>
        </w:rPr>
        <w:t>e</w:t>
      </w:r>
      <w:r w:rsidR="00010906" w:rsidRPr="00F01C01">
        <w:rPr>
          <w:color w:val="000000" w:themeColor="text1"/>
          <w:sz w:val="24"/>
          <w:szCs w:val="24"/>
        </w:rPr>
        <w:t xml:space="preserve"> a la explotación inadecuada de los recursos naturales</w:t>
      </w:r>
      <w:r w:rsidR="00811A16" w:rsidRPr="00F01C01">
        <w:rPr>
          <w:color w:val="000000" w:themeColor="text1"/>
          <w:sz w:val="24"/>
          <w:szCs w:val="24"/>
        </w:rPr>
        <w:t>,</w:t>
      </w:r>
      <w:r w:rsidR="000A5176" w:rsidRPr="00F01C01">
        <w:rPr>
          <w:color w:val="000000" w:themeColor="text1"/>
          <w:sz w:val="24"/>
          <w:szCs w:val="24"/>
        </w:rPr>
        <w:t xml:space="preserve"> la cual</w:t>
      </w:r>
      <w:r w:rsidR="00010906" w:rsidRPr="00F01C01">
        <w:rPr>
          <w:color w:val="000000" w:themeColor="text1"/>
          <w:sz w:val="24"/>
          <w:szCs w:val="24"/>
        </w:rPr>
        <w:t xml:space="preserve"> genera </w:t>
      </w:r>
      <w:r w:rsidR="004402ED" w:rsidRPr="00F01C01">
        <w:rPr>
          <w:color w:val="000000" w:themeColor="text1"/>
          <w:sz w:val="24"/>
          <w:szCs w:val="24"/>
        </w:rPr>
        <w:t xml:space="preserve">el deterioro de los ecosistemas </w:t>
      </w:r>
      <w:r w:rsidR="0098554B" w:rsidRPr="00F01C01">
        <w:rPr>
          <w:color w:val="000000" w:themeColor="text1"/>
          <w:sz w:val="24"/>
          <w:szCs w:val="24"/>
          <w:lang w:val="es-ES"/>
        </w:rPr>
        <w:t>[</w:t>
      </w:r>
      <w:r w:rsidR="00ED2EE5" w:rsidRPr="00F01C01">
        <w:rPr>
          <w:color w:val="000000" w:themeColor="text1"/>
          <w:sz w:val="24"/>
          <w:szCs w:val="24"/>
          <w:lang w:val="es-ES"/>
        </w:rPr>
        <w:t>1</w:t>
      </w:r>
      <w:r w:rsidR="003B3EC5" w:rsidRPr="00F01C01">
        <w:rPr>
          <w:color w:val="000000" w:themeColor="text1"/>
          <w:sz w:val="24"/>
          <w:szCs w:val="24"/>
          <w:lang w:val="es-ES"/>
        </w:rPr>
        <w:t>5</w:t>
      </w:r>
      <w:r w:rsidR="0098554B" w:rsidRPr="00F01C01">
        <w:rPr>
          <w:color w:val="000000" w:themeColor="text1"/>
          <w:sz w:val="24"/>
          <w:szCs w:val="24"/>
          <w:lang w:val="es-ES"/>
        </w:rPr>
        <w:t>]</w:t>
      </w:r>
      <w:r w:rsidR="00FF4132" w:rsidRPr="00F01C01">
        <w:rPr>
          <w:noProof/>
          <w:color w:val="000000" w:themeColor="text1"/>
          <w:sz w:val="24"/>
          <w:szCs w:val="24"/>
        </w:rPr>
        <w:t xml:space="preserve">. La vulnerabilidad </w:t>
      </w:r>
      <w:r w:rsidRPr="00F01C01">
        <w:rPr>
          <w:color w:val="000000" w:themeColor="text1"/>
          <w:sz w:val="24"/>
          <w:szCs w:val="24"/>
        </w:rPr>
        <w:t xml:space="preserve">se </w:t>
      </w:r>
      <w:r w:rsidR="00010906" w:rsidRPr="00F01C01">
        <w:rPr>
          <w:color w:val="000000" w:themeColor="text1"/>
          <w:sz w:val="24"/>
          <w:szCs w:val="24"/>
        </w:rPr>
        <w:t>relaciona con los motores</w:t>
      </w:r>
      <w:r w:rsidR="0010717F" w:rsidRPr="00F01C01">
        <w:rPr>
          <w:color w:val="000000" w:themeColor="text1"/>
          <w:sz w:val="24"/>
          <w:szCs w:val="24"/>
        </w:rPr>
        <w:t xml:space="preserve"> </w:t>
      </w:r>
      <w:r w:rsidR="00010906" w:rsidRPr="00F01C01">
        <w:rPr>
          <w:color w:val="000000" w:themeColor="text1"/>
          <w:sz w:val="24"/>
          <w:szCs w:val="24"/>
        </w:rPr>
        <w:t xml:space="preserve">de transformación </w:t>
      </w:r>
      <w:r w:rsidR="00016AA9" w:rsidRPr="00F01C01">
        <w:rPr>
          <w:color w:val="000000" w:themeColor="text1"/>
          <w:sz w:val="24"/>
          <w:szCs w:val="24"/>
        </w:rPr>
        <w:t xml:space="preserve">y pérdida </w:t>
      </w:r>
      <w:r w:rsidR="00010906" w:rsidRPr="00F01C01">
        <w:rPr>
          <w:color w:val="000000" w:themeColor="text1"/>
          <w:sz w:val="24"/>
          <w:szCs w:val="24"/>
        </w:rPr>
        <w:t xml:space="preserve">de la biodiversidad, los cuales </w:t>
      </w:r>
      <w:r w:rsidR="00FF4132" w:rsidRPr="00F01C01">
        <w:rPr>
          <w:color w:val="000000" w:themeColor="text1"/>
          <w:sz w:val="24"/>
          <w:szCs w:val="24"/>
        </w:rPr>
        <w:t>se</w:t>
      </w:r>
      <w:r w:rsidR="00010906" w:rsidRPr="00F01C01">
        <w:rPr>
          <w:color w:val="000000" w:themeColor="text1"/>
          <w:sz w:val="24"/>
          <w:szCs w:val="24"/>
        </w:rPr>
        <w:t xml:space="preserve"> considera</w:t>
      </w:r>
      <w:r w:rsidR="00FF4132" w:rsidRPr="00F01C01">
        <w:rPr>
          <w:color w:val="000000" w:themeColor="text1"/>
          <w:sz w:val="24"/>
          <w:szCs w:val="24"/>
        </w:rPr>
        <w:t>n</w:t>
      </w:r>
      <w:r w:rsidR="00010906" w:rsidRPr="00F01C01">
        <w:rPr>
          <w:color w:val="000000" w:themeColor="text1"/>
          <w:sz w:val="24"/>
          <w:szCs w:val="24"/>
        </w:rPr>
        <w:t xml:space="preserve"> a nivel mundial como los factores de cambio ambiental global causantes de superar los umbrales de estabilidad y cambio de los sistemas socioecológicos que impactan negativamente la biodiversidad y sus servicios ecosistémicos</w:t>
      </w:r>
      <w:r w:rsidR="0098554B" w:rsidRPr="00F01C01">
        <w:rPr>
          <w:color w:val="000000" w:themeColor="text1"/>
          <w:sz w:val="24"/>
          <w:szCs w:val="24"/>
        </w:rPr>
        <w:t xml:space="preserve"> </w:t>
      </w:r>
      <w:r w:rsidR="0098554B" w:rsidRPr="00F01C01">
        <w:rPr>
          <w:color w:val="000000" w:themeColor="text1"/>
          <w:sz w:val="24"/>
          <w:szCs w:val="24"/>
          <w:lang w:val="es-ES"/>
        </w:rPr>
        <w:t>[1]</w:t>
      </w:r>
      <w:r w:rsidR="00811A16" w:rsidRPr="00F01C01">
        <w:rPr>
          <w:noProof/>
          <w:color w:val="000000" w:themeColor="text1"/>
          <w:sz w:val="24"/>
          <w:szCs w:val="24"/>
        </w:rPr>
        <w:t>.</w:t>
      </w:r>
    </w:p>
    <w:tbl>
      <w:tblPr>
        <w:tblStyle w:val="Tablaconcuadrcula"/>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8844"/>
      </w:tblGrid>
      <w:tr w:rsidR="00A474CB" w:rsidRPr="00F01C01" w14:paraId="22D8B08A" w14:textId="77777777" w:rsidTr="007E1F99">
        <w:tc>
          <w:tcPr>
            <w:tcW w:w="8844" w:type="dxa"/>
            <w:shd w:val="clear" w:color="auto" w:fill="DEEAF6" w:themeFill="accent5" w:themeFillTint="33"/>
          </w:tcPr>
          <w:p w14:paraId="5937C769" w14:textId="2C95E303" w:rsidR="0039325C" w:rsidRPr="00F01C01" w:rsidRDefault="00975BDC" w:rsidP="00C14A28">
            <w:pPr>
              <w:spacing w:after="160" w:line="360" w:lineRule="auto"/>
              <w:rPr>
                <w:b/>
                <w:color w:val="000000" w:themeColor="text1"/>
                <w:sz w:val="24"/>
                <w:szCs w:val="24"/>
              </w:rPr>
            </w:pPr>
            <w:r>
              <w:rPr>
                <w:b/>
                <w:bCs/>
                <w:color w:val="000000" w:themeColor="text1"/>
                <w:sz w:val="24"/>
                <w:szCs w:val="24"/>
              </w:rPr>
              <w:t xml:space="preserve">Caja 4. </w:t>
            </w:r>
            <w:r w:rsidR="0039325C" w:rsidRPr="00975BDC">
              <w:rPr>
                <w:b/>
                <w:bCs/>
                <w:color w:val="000000" w:themeColor="text1"/>
                <w:sz w:val="24"/>
                <w:szCs w:val="24"/>
                <w:highlight w:val="green"/>
              </w:rPr>
              <w:t>Motores de transformación</w:t>
            </w:r>
            <w:r w:rsidR="007D2C37" w:rsidRPr="00975BDC">
              <w:rPr>
                <w:b/>
                <w:bCs/>
                <w:color w:val="000000" w:themeColor="text1"/>
                <w:sz w:val="24"/>
                <w:szCs w:val="24"/>
                <w:highlight w:val="green"/>
              </w:rPr>
              <w:t xml:space="preserve"> y pérdida</w:t>
            </w:r>
            <w:r w:rsidR="0039325C" w:rsidRPr="00975BDC">
              <w:rPr>
                <w:b/>
                <w:bCs/>
                <w:color w:val="000000" w:themeColor="text1"/>
                <w:sz w:val="24"/>
                <w:szCs w:val="24"/>
                <w:highlight w:val="green"/>
              </w:rPr>
              <w:t xml:space="preserve"> de la biodiversidad</w:t>
            </w:r>
            <w:r w:rsidRPr="00327624">
              <w:rPr>
                <w:bCs/>
                <w:color w:val="000000" w:themeColor="text1"/>
                <w:sz w:val="24"/>
                <w:szCs w:val="24"/>
              </w:rPr>
              <w:fldChar w:fldCharType="begin"/>
            </w:r>
            <w:r w:rsidRPr="00327624">
              <w:instrText xml:space="preserve"> XE "</w:instrText>
            </w:r>
            <w:r w:rsidRPr="00327624">
              <w:rPr>
                <w:bCs/>
                <w:color w:val="000000" w:themeColor="text1"/>
                <w:sz w:val="24"/>
                <w:szCs w:val="24"/>
              </w:rPr>
              <w:instrText>Motores de transformación y pérdida de la biodiversidad</w:instrText>
            </w:r>
            <w:r w:rsidRPr="00327624">
              <w:instrText xml:space="preserve">" </w:instrText>
            </w:r>
            <w:r w:rsidRPr="00327624">
              <w:rPr>
                <w:bCs/>
                <w:color w:val="000000" w:themeColor="text1"/>
                <w:sz w:val="24"/>
                <w:szCs w:val="24"/>
              </w:rPr>
              <w:fldChar w:fldCharType="end"/>
            </w:r>
            <w:r w:rsidR="0039325C" w:rsidRPr="00F01C01">
              <w:rPr>
                <w:color w:val="000000" w:themeColor="text1"/>
                <w:sz w:val="24"/>
                <w:szCs w:val="24"/>
              </w:rPr>
              <w:t xml:space="preserve"> </w:t>
            </w:r>
          </w:p>
          <w:p w14:paraId="4BE9F404" w14:textId="3F6CFCF9" w:rsidR="0039325C" w:rsidRPr="00F01C01" w:rsidRDefault="0039325C" w:rsidP="00975BDC">
            <w:pPr>
              <w:pStyle w:val="Prrafodelista"/>
              <w:numPr>
                <w:ilvl w:val="0"/>
                <w:numId w:val="30"/>
              </w:numPr>
              <w:spacing w:after="160" w:line="240" w:lineRule="auto"/>
              <w:ind w:right="28" w:hanging="296"/>
              <w:rPr>
                <w:color w:val="000000" w:themeColor="text1"/>
                <w:sz w:val="24"/>
                <w:szCs w:val="24"/>
              </w:rPr>
            </w:pPr>
            <w:r w:rsidRPr="00F01C01">
              <w:rPr>
                <w:color w:val="000000" w:themeColor="text1"/>
                <w:sz w:val="24"/>
                <w:szCs w:val="24"/>
              </w:rPr>
              <w:t>Cambios de uso del territorio (continental o acuático)</w:t>
            </w:r>
            <w:r w:rsidR="00FF4132" w:rsidRPr="00F01C01">
              <w:rPr>
                <w:color w:val="000000" w:themeColor="text1"/>
                <w:sz w:val="24"/>
                <w:szCs w:val="24"/>
              </w:rPr>
              <w:t>.</w:t>
            </w:r>
          </w:p>
          <w:p w14:paraId="6943145E" w14:textId="0088F626" w:rsidR="0039325C" w:rsidRPr="00F01C01" w:rsidRDefault="0039325C" w:rsidP="00975BDC">
            <w:pPr>
              <w:pStyle w:val="Prrafodelista"/>
              <w:numPr>
                <w:ilvl w:val="0"/>
                <w:numId w:val="30"/>
              </w:numPr>
              <w:spacing w:after="160" w:line="240" w:lineRule="auto"/>
              <w:ind w:right="28" w:hanging="296"/>
              <w:rPr>
                <w:color w:val="000000" w:themeColor="text1"/>
                <w:sz w:val="24"/>
                <w:szCs w:val="24"/>
              </w:rPr>
            </w:pPr>
            <w:r w:rsidRPr="00F01C01">
              <w:rPr>
                <w:color w:val="000000" w:themeColor="text1"/>
                <w:sz w:val="24"/>
                <w:szCs w:val="24"/>
              </w:rPr>
              <w:t>Sobreexplotación de ecosistemas nativos y agroecosistemas</w:t>
            </w:r>
            <w:r w:rsidR="00FF4132" w:rsidRPr="00F01C01">
              <w:rPr>
                <w:color w:val="000000" w:themeColor="text1"/>
                <w:sz w:val="24"/>
                <w:szCs w:val="24"/>
              </w:rPr>
              <w:t>.</w:t>
            </w:r>
          </w:p>
          <w:p w14:paraId="4D714EF6" w14:textId="62F286C2" w:rsidR="0039325C" w:rsidRPr="00F01C01" w:rsidRDefault="0039325C" w:rsidP="00975BDC">
            <w:pPr>
              <w:pStyle w:val="Prrafodelista"/>
              <w:numPr>
                <w:ilvl w:val="0"/>
                <w:numId w:val="30"/>
              </w:numPr>
              <w:spacing w:after="160" w:line="240" w:lineRule="auto"/>
              <w:ind w:right="28" w:hanging="296"/>
              <w:rPr>
                <w:color w:val="000000" w:themeColor="text1"/>
                <w:sz w:val="24"/>
                <w:szCs w:val="24"/>
              </w:rPr>
            </w:pPr>
            <w:r w:rsidRPr="00F01C01">
              <w:rPr>
                <w:color w:val="000000" w:themeColor="text1"/>
                <w:sz w:val="24"/>
                <w:szCs w:val="24"/>
              </w:rPr>
              <w:t>Invasiones biológicas</w:t>
            </w:r>
            <w:r w:rsidR="00FF4132" w:rsidRPr="00F01C01">
              <w:rPr>
                <w:color w:val="000000" w:themeColor="text1"/>
                <w:sz w:val="24"/>
                <w:szCs w:val="24"/>
              </w:rPr>
              <w:t>.</w:t>
            </w:r>
            <w:r w:rsidRPr="00F01C01">
              <w:rPr>
                <w:color w:val="000000" w:themeColor="text1"/>
                <w:sz w:val="24"/>
                <w:szCs w:val="24"/>
              </w:rPr>
              <w:t xml:space="preserve"> </w:t>
            </w:r>
          </w:p>
          <w:p w14:paraId="60AAF8EF" w14:textId="188F2B3D" w:rsidR="00FF4132" w:rsidRPr="00F01C01" w:rsidRDefault="0039325C" w:rsidP="00975BDC">
            <w:pPr>
              <w:pStyle w:val="Prrafodelista"/>
              <w:numPr>
                <w:ilvl w:val="0"/>
                <w:numId w:val="30"/>
              </w:numPr>
              <w:spacing w:after="160" w:line="240" w:lineRule="auto"/>
              <w:ind w:right="28" w:hanging="296"/>
              <w:rPr>
                <w:color w:val="000000" w:themeColor="text1"/>
                <w:sz w:val="24"/>
                <w:szCs w:val="24"/>
              </w:rPr>
            </w:pPr>
            <w:r w:rsidRPr="00F01C01">
              <w:rPr>
                <w:color w:val="000000" w:themeColor="text1"/>
                <w:sz w:val="24"/>
                <w:szCs w:val="24"/>
              </w:rPr>
              <w:t>Contaminación</w:t>
            </w:r>
            <w:r w:rsidR="00FF4132" w:rsidRPr="00F01C01">
              <w:rPr>
                <w:color w:val="000000" w:themeColor="text1"/>
                <w:sz w:val="24"/>
                <w:szCs w:val="24"/>
              </w:rPr>
              <w:t>.</w:t>
            </w:r>
            <w:r w:rsidRPr="00F01C01">
              <w:rPr>
                <w:color w:val="000000" w:themeColor="text1"/>
                <w:sz w:val="24"/>
                <w:szCs w:val="24"/>
              </w:rPr>
              <w:t xml:space="preserve"> </w:t>
            </w:r>
          </w:p>
          <w:p w14:paraId="04E01029" w14:textId="7D87E00B" w:rsidR="0039325C" w:rsidRPr="00F01C01" w:rsidRDefault="0039325C" w:rsidP="00975BDC">
            <w:pPr>
              <w:pStyle w:val="Prrafodelista"/>
              <w:numPr>
                <w:ilvl w:val="0"/>
                <w:numId w:val="31"/>
              </w:numPr>
              <w:spacing w:after="160" w:line="240" w:lineRule="auto"/>
              <w:ind w:right="28" w:firstLine="64"/>
              <w:rPr>
                <w:color w:val="000000" w:themeColor="text1"/>
                <w:sz w:val="24"/>
                <w:szCs w:val="24"/>
              </w:rPr>
            </w:pPr>
            <w:r w:rsidRPr="00F01C01">
              <w:rPr>
                <w:color w:val="000000" w:themeColor="text1"/>
                <w:sz w:val="24"/>
                <w:szCs w:val="24"/>
              </w:rPr>
              <w:lastRenderedPageBreak/>
              <w:t>Cambio climático.</w:t>
            </w:r>
          </w:p>
        </w:tc>
      </w:tr>
    </w:tbl>
    <w:p w14:paraId="1FB16E1B" w14:textId="5DDED614" w:rsidR="009D0766" w:rsidRPr="00F01C01" w:rsidRDefault="00082A23" w:rsidP="00082A23">
      <w:pPr>
        <w:spacing w:after="0" w:line="360" w:lineRule="auto"/>
        <w:ind w:left="11" w:right="28" w:firstLine="709"/>
        <w:rPr>
          <w:strike/>
          <w:color w:val="000000" w:themeColor="text1"/>
          <w:sz w:val="24"/>
          <w:szCs w:val="24"/>
        </w:rPr>
      </w:pPr>
      <w:r w:rsidRPr="00F01C01">
        <w:rPr>
          <w:color w:val="000000" w:themeColor="text1"/>
          <w:sz w:val="24"/>
          <w:szCs w:val="24"/>
        </w:rPr>
        <w:lastRenderedPageBreak/>
        <w:t>Si bien algunos eventos natural</w:t>
      </w:r>
      <w:r w:rsidR="002E4626" w:rsidRPr="00F01C01">
        <w:rPr>
          <w:color w:val="000000" w:themeColor="text1"/>
          <w:sz w:val="24"/>
          <w:szCs w:val="24"/>
        </w:rPr>
        <w:t>es</w:t>
      </w:r>
      <w:r w:rsidRPr="00F01C01">
        <w:rPr>
          <w:color w:val="000000" w:themeColor="text1"/>
          <w:sz w:val="24"/>
          <w:szCs w:val="24"/>
        </w:rPr>
        <w:t xml:space="preserve"> como las inundaciones y deslizamientos</w:t>
      </w:r>
      <w:r w:rsidR="009D0766" w:rsidRPr="00F01C01">
        <w:rPr>
          <w:color w:val="000000" w:themeColor="text1"/>
          <w:sz w:val="24"/>
          <w:szCs w:val="24"/>
        </w:rPr>
        <w:t xml:space="preserve"> se identifican como disturbios inherentes a las dinámicas de transformación y precursores de adaptación de los socioecosistemas</w:t>
      </w:r>
      <w:r w:rsidR="0098554B" w:rsidRPr="00F01C01">
        <w:rPr>
          <w:color w:val="000000" w:themeColor="text1"/>
          <w:sz w:val="24"/>
          <w:szCs w:val="24"/>
        </w:rPr>
        <w:t xml:space="preserve"> </w:t>
      </w:r>
      <w:r w:rsidR="0098554B" w:rsidRPr="00F01C01">
        <w:rPr>
          <w:color w:val="000000" w:themeColor="text1"/>
          <w:sz w:val="24"/>
          <w:szCs w:val="24"/>
          <w:lang w:val="es-ES"/>
        </w:rPr>
        <w:t>[1]</w:t>
      </w:r>
      <w:r w:rsidR="00FF4132" w:rsidRPr="00F01C01">
        <w:rPr>
          <w:color w:val="000000" w:themeColor="text1"/>
          <w:sz w:val="24"/>
          <w:szCs w:val="24"/>
        </w:rPr>
        <w:t>,</w:t>
      </w:r>
      <w:r w:rsidR="00040117" w:rsidRPr="00F01C01">
        <w:rPr>
          <w:color w:val="000000" w:themeColor="text1"/>
          <w:sz w:val="24"/>
          <w:szCs w:val="24"/>
        </w:rPr>
        <w:t xml:space="preserve"> </w:t>
      </w:r>
      <w:r w:rsidR="009D0766" w:rsidRPr="00F01C01">
        <w:rPr>
          <w:color w:val="000000" w:themeColor="text1"/>
          <w:sz w:val="24"/>
          <w:szCs w:val="24"/>
        </w:rPr>
        <w:t xml:space="preserve">las nuevas condiciones asociadas al cambio climático </w:t>
      </w:r>
      <w:r w:rsidRPr="00F01C01">
        <w:rPr>
          <w:color w:val="000000" w:themeColor="text1"/>
          <w:sz w:val="24"/>
          <w:szCs w:val="24"/>
        </w:rPr>
        <w:t xml:space="preserve">que </w:t>
      </w:r>
      <w:r w:rsidR="009D0766" w:rsidRPr="00F01C01">
        <w:rPr>
          <w:color w:val="000000" w:themeColor="text1"/>
          <w:sz w:val="24"/>
          <w:szCs w:val="24"/>
        </w:rPr>
        <w:t>in</w:t>
      </w:r>
      <w:r w:rsidRPr="00F01C01">
        <w:rPr>
          <w:color w:val="000000" w:themeColor="text1"/>
          <w:sz w:val="24"/>
          <w:szCs w:val="24"/>
        </w:rPr>
        <w:t>f</w:t>
      </w:r>
      <w:r w:rsidR="009D0766" w:rsidRPr="00F01C01">
        <w:rPr>
          <w:color w:val="000000" w:themeColor="text1"/>
          <w:sz w:val="24"/>
          <w:szCs w:val="24"/>
        </w:rPr>
        <w:t xml:space="preserve">luyen </w:t>
      </w:r>
      <w:r w:rsidRPr="00F01C01">
        <w:rPr>
          <w:color w:val="000000" w:themeColor="text1"/>
          <w:sz w:val="24"/>
          <w:szCs w:val="24"/>
        </w:rPr>
        <w:t xml:space="preserve">en </w:t>
      </w:r>
      <w:r w:rsidR="00822575" w:rsidRPr="00F01C01">
        <w:rPr>
          <w:color w:val="000000" w:themeColor="text1"/>
          <w:sz w:val="24"/>
          <w:szCs w:val="24"/>
        </w:rPr>
        <w:t xml:space="preserve">la variación </w:t>
      </w:r>
      <w:r w:rsidRPr="00F01C01">
        <w:rPr>
          <w:color w:val="000000" w:themeColor="text1"/>
          <w:sz w:val="24"/>
          <w:szCs w:val="24"/>
        </w:rPr>
        <w:t>de la</w:t>
      </w:r>
      <w:r w:rsidR="009D0766" w:rsidRPr="00F01C01">
        <w:rPr>
          <w:color w:val="000000" w:themeColor="text1"/>
          <w:sz w:val="24"/>
          <w:szCs w:val="24"/>
        </w:rPr>
        <w:t xml:space="preserve"> precipitación pueden afectar de manera puntual un ecosistema dado</w:t>
      </w:r>
      <w:r w:rsidR="004550E3" w:rsidRPr="00F01C01">
        <w:rPr>
          <w:color w:val="000000" w:themeColor="text1"/>
          <w:sz w:val="24"/>
          <w:szCs w:val="24"/>
        </w:rPr>
        <w:t xml:space="preserve">. También estas nuevas condiciones pueden afectar </w:t>
      </w:r>
      <w:r w:rsidR="009D0766" w:rsidRPr="00F01C01">
        <w:rPr>
          <w:color w:val="000000" w:themeColor="text1"/>
          <w:sz w:val="24"/>
          <w:szCs w:val="24"/>
        </w:rPr>
        <w:t xml:space="preserve">las capacidades de </w:t>
      </w:r>
      <w:r w:rsidR="004550E3" w:rsidRPr="00F01C01">
        <w:rPr>
          <w:color w:val="000000" w:themeColor="text1"/>
          <w:sz w:val="24"/>
          <w:szCs w:val="24"/>
        </w:rPr>
        <w:t>un ecosistema</w:t>
      </w:r>
      <w:r w:rsidR="009D0766" w:rsidRPr="00F01C01">
        <w:rPr>
          <w:color w:val="000000" w:themeColor="text1"/>
          <w:sz w:val="24"/>
          <w:szCs w:val="24"/>
        </w:rPr>
        <w:t xml:space="preserve"> para soportar una perturbación y estabilizarse (resiliencia), </w:t>
      </w:r>
      <w:r w:rsidR="004550E3" w:rsidRPr="00F01C01">
        <w:rPr>
          <w:color w:val="000000" w:themeColor="text1"/>
          <w:sz w:val="24"/>
          <w:szCs w:val="24"/>
        </w:rPr>
        <w:t xml:space="preserve">mientras que </w:t>
      </w:r>
      <w:r w:rsidR="009D0766" w:rsidRPr="00F01C01">
        <w:rPr>
          <w:color w:val="000000" w:themeColor="text1"/>
          <w:sz w:val="24"/>
          <w:szCs w:val="24"/>
        </w:rPr>
        <w:t xml:space="preserve">otros son incapaces de resistir la severidad del disturbio, el cual transforma las características de los ecosistemas, cambiando su composición, estructura y función drásticamente </w:t>
      </w:r>
      <w:r w:rsidR="0098554B" w:rsidRPr="00F01C01">
        <w:rPr>
          <w:color w:val="000000" w:themeColor="text1"/>
          <w:sz w:val="24"/>
          <w:szCs w:val="24"/>
          <w:lang w:val="es-ES"/>
        </w:rPr>
        <w:t>[1</w:t>
      </w:r>
      <w:r w:rsidR="003B3EC5" w:rsidRPr="00F01C01">
        <w:rPr>
          <w:color w:val="000000" w:themeColor="text1"/>
          <w:sz w:val="24"/>
          <w:szCs w:val="24"/>
          <w:lang w:val="es-ES"/>
        </w:rPr>
        <w:t>6</w:t>
      </w:r>
      <w:r w:rsidR="0098554B" w:rsidRPr="00F01C01">
        <w:rPr>
          <w:color w:val="000000" w:themeColor="text1"/>
          <w:sz w:val="24"/>
          <w:szCs w:val="24"/>
          <w:lang w:val="es-ES"/>
        </w:rPr>
        <w:t>].</w:t>
      </w:r>
    </w:p>
    <w:p w14:paraId="41E99019" w14:textId="5F5BC59A" w:rsidR="008B0047" w:rsidRPr="00F01C01" w:rsidRDefault="0039325C" w:rsidP="00FF4132">
      <w:pPr>
        <w:spacing w:after="0" w:line="360" w:lineRule="auto"/>
        <w:ind w:left="11" w:right="28" w:firstLine="709"/>
        <w:rPr>
          <w:color w:val="000000" w:themeColor="text1"/>
          <w:sz w:val="24"/>
          <w:szCs w:val="24"/>
        </w:rPr>
      </w:pPr>
      <w:r w:rsidRPr="00F01C01">
        <w:rPr>
          <w:color w:val="000000" w:themeColor="text1"/>
          <w:sz w:val="24"/>
          <w:szCs w:val="24"/>
        </w:rPr>
        <w:t xml:space="preserve">Por otro lado, la vulnerabilidad </w:t>
      </w:r>
      <w:r w:rsidR="00A1568A" w:rsidRPr="00F01C01">
        <w:rPr>
          <w:color w:val="000000" w:themeColor="text1"/>
          <w:sz w:val="24"/>
          <w:szCs w:val="24"/>
        </w:rPr>
        <w:t xml:space="preserve">desde la dimensión </w:t>
      </w:r>
      <w:r w:rsidR="00735B65" w:rsidRPr="00F01C01">
        <w:rPr>
          <w:color w:val="000000" w:themeColor="text1"/>
          <w:sz w:val="24"/>
          <w:szCs w:val="24"/>
        </w:rPr>
        <w:t>física</w:t>
      </w:r>
      <w:r w:rsidRPr="00F01C01">
        <w:rPr>
          <w:color w:val="000000" w:themeColor="text1"/>
          <w:sz w:val="24"/>
          <w:szCs w:val="24"/>
        </w:rPr>
        <w:t xml:space="preserve"> </w:t>
      </w:r>
      <w:r w:rsidR="00735B65" w:rsidRPr="00F01C01">
        <w:rPr>
          <w:color w:val="000000" w:themeColor="text1"/>
          <w:sz w:val="24"/>
          <w:szCs w:val="24"/>
        </w:rPr>
        <w:t xml:space="preserve">se </w:t>
      </w:r>
      <w:r w:rsidRPr="00F01C01">
        <w:rPr>
          <w:color w:val="000000" w:themeColor="text1"/>
          <w:sz w:val="24"/>
          <w:szCs w:val="24"/>
        </w:rPr>
        <w:t>relaciona con la ubicación y capacidad de resistencia o de absorción del impacto de los elementos expuestos a una amenaza</w:t>
      </w:r>
      <w:r w:rsidR="0098554B" w:rsidRPr="00F01C01">
        <w:rPr>
          <w:color w:val="000000" w:themeColor="text1"/>
          <w:sz w:val="24"/>
          <w:szCs w:val="24"/>
        </w:rPr>
        <w:t xml:space="preserve"> </w:t>
      </w:r>
      <w:r w:rsidR="0098554B" w:rsidRPr="00F01C01">
        <w:rPr>
          <w:color w:val="000000" w:themeColor="text1"/>
          <w:sz w:val="24"/>
          <w:szCs w:val="24"/>
          <w:lang w:val="es-ES"/>
        </w:rPr>
        <w:t>[1</w:t>
      </w:r>
      <w:r w:rsidR="003B3EC5" w:rsidRPr="00F01C01">
        <w:rPr>
          <w:color w:val="000000" w:themeColor="text1"/>
          <w:sz w:val="24"/>
          <w:szCs w:val="24"/>
          <w:lang w:val="es-ES"/>
        </w:rPr>
        <w:t>5</w:t>
      </w:r>
      <w:r w:rsidR="0098554B" w:rsidRPr="00F01C01">
        <w:rPr>
          <w:color w:val="000000" w:themeColor="text1"/>
          <w:sz w:val="24"/>
          <w:szCs w:val="24"/>
          <w:lang w:val="es-ES"/>
        </w:rPr>
        <w:t>]</w:t>
      </w:r>
      <w:r w:rsidR="00735B65" w:rsidRPr="00F01C01">
        <w:rPr>
          <w:noProof/>
          <w:color w:val="000000" w:themeColor="text1"/>
          <w:sz w:val="24"/>
          <w:szCs w:val="24"/>
        </w:rPr>
        <w:t>, donde los ecosistemas degradados se ven cada vez más afectados por las amenazantes al perder su capacidad de resistencia o absorción del impacto</w:t>
      </w:r>
      <w:r w:rsidRPr="00F01C01">
        <w:rPr>
          <w:color w:val="000000" w:themeColor="text1"/>
          <w:sz w:val="24"/>
          <w:szCs w:val="24"/>
        </w:rPr>
        <w:t xml:space="preserve">. </w:t>
      </w:r>
    </w:p>
    <w:p w14:paraId="79CA27F0" w14:textId="1EEF2FE9" w:rsidR="008B0047" w:rsidRPr="00F01C01" w:rsidRDefault="0039325C" w:rsidP="00870B81">
      <w:pPr>
        <w:spacing w:after="0" w:line="360" w:lineRule="auto"/>
        <w:ind w:left="11" w:right="28" w:firstLine="709"/>
        <w:rPr>
          <w:color w:val="000000" w:themeColor="text1"/>
          <w:sz w:val="24"/>
          <w:szCs w:val="24"/>
        </w:rPr>
      </w:pPr>
      <w:r w:rsidRPr="00F01C01">
        <w:rPr>
          <w:color w:val="000000" w:themeColor="text1"/>
          <w:sz w:val="24"/>
          <w:szCs w:val="24"/>
        </w:rPr>
        <w:t xml:space="preserve"> </w:t>
      </w:r>
      <w:bookmarkStart w:id="13" w:name="_Hlk90905409"/>
      <w:bookmarkEnd w:id="12"/>
      <w:r w:rsidR="00C14A28" w:rsidRPr="00F01C01">
        <w:rPr>
          <w:color w:val="000000" w:themeColor="text1"/>
          <w:sz w:val="24"/>
          <w:szCs w:val="24"/>
        </w:rPr>
        <w:t>L</w:t>
      </w:r>
      <w:r w:rsidR="00010906" w:rsidRPr="00F01C01">
        <w:rPr>
          <w:color w:val="000000" w:themeColor="text1"/>
          <w:sz w:val="24"/>
          <w:szCs w:val="24"/>
        </w:rPr>
        <w:t>o</w:t>
      </w:r>
      <w:r w:rsidR="00822575" w:rsidRPr="00F01C01">
        <w:rPr>
          <w:color w:val="000000" w:themeColor="text1"/>
          <w:sz w:val="24"/>
          <w:szCs w:val="24"/>
        </w:rPr>
        <w:t xml:space="preserve">s planteamientos </w:t>
      </w:r>
      <w:r w:rsidR="00010906" w:rsidRPr="00F01C01">
        <w:rPr>
          <w:color w:val="000000" w:themeColor="text1"/>
          <w:sz w:val="24"/>
          <w:szCs w:val="24"/>
        </w:rPr>
        <w:t>anterior</w:t>
      </w:r>
      <w:r w:rsidR="00822575" w:rsidRPr="00F01C01">
        <w:rPr>
          <w:color w:val="000000" w:themeColor="text1"/>
          <w:sz w:val="24"/>
          <w:szCs w:val="24"/>
        </w:rPr>
        <w:t>es</w:t>
      </w:r>
      <w:r w:rsidR="00010906" w:rsidRPr="00F01C01">
        <w:rPr>
          <w:color w:val="000000" w:themeColor="text1"/>
          <w:sz w:val="24"/>
          <w:szCs w:val="24"/>
        </w:rPr>
        <w:t xml:space="preserve"> </w:t>
      </w:r>
      <w:r w:rsidR="0098554B" w:rsidRPr="00F01C01">
        <w:rPr>
          <w:color w:val="000000" w:themeColor="text1"/>
          <w:sz w:val="24"/>
          <w:szCs w:val="24"/>
        </w:rPr>
        <w:t>llevan a</w:t>
      </w:r>
      <w:r w:rsidR="00010906" w:rsidRPr="00F01C01">
        <w:rPr>
          <w:color w:val="000000" w:themeColor="text1"/>
          <w:sz w:val="24"/>
          <w:szCs w:val="24"/>
        </w:rPr>
        <w:t xml:space="preserve"> identificar </w:t>
      </w:r>
      <w:r w:rsidR="008B0047" w:rsidRPr="00F01C01">
        <w:rPr>
          <w:color w:val="000000" w:themeColor="text1"/>
          <w:sz w:val="24"/>
          <w:szCs w:val="24"/>
        </w:rPr>
        <w:t xml:space="preserve">la relación con uno o varios </w:t>
      </w:r>
      <w:r w:rsidR="008B0047" w:rsidRPr="00975BDC">
        <w:rPr>
          <w:color w:val="000000" w:themeColor="text1"/>
          <w:sz w:val="24"/>
          <w:szCs w:val="24"/>
          <w:highlight w:val="green"/>
        </w:rPr>
        <w:t>escenarios de riesgo</w:t>
      </w:r>
      <w:r w:rsidR="00975BDC">
        <w:rPr>
          <w:color w:val="000000" w:themeColor="text1"/>
          <w:sz w:val="24"/>
          <w:szCs w:val="24"/>
          <w:highlight w:val="green"/>
        </w:rPr>
        <w:fldChar w:fldCharType="begin"/>
      </w:r>
      <w:r w:rsidR="00975BDC">
        <w:instrText xml:space="preserve"> XE "</w:instrText>
      </w:r>
      <w:r w:rsidR="00975BDC" w:rsidRPr="00310206">
        <w:rPr>
          <w:color w:val="000000" w:themeColor="text1"/>
          <w:sz w:val="24"/>
          <w:szCs w:val="24"/>
          <w:highlight w:val="green"/>
        </w:rPr>
        <w:instrText>Escenarios de riesgo</w:instrText>
      </w:r>
      <w:r w:rsidR="00975BDC">
        <w:instrText xml:space="preserve">" </w:instrText>
      </w:r>
      <w:r w:rsidR="00975BDC">
        <w:rPr>
          <w:color w:val="000000" w:themeColor="text1"/>
          <w:sz w:val="24"/>
          <w:szCs w:val="24"/>
          <w:highlight w:val="green"/>
        </w:rPr>
        <w:fldChar w:fldCharType="end"/>
      </w:r>
      <w:r w:rsidR="008B0047" w:rsidRPr="00F01C01">
        <w:rPr>
          <w:color w:val="000000" w:themeColor="text1"/>
          <w:sz w:val="24"/>
          <w:szCs w:val="24"/>
        </w:rPr>
        <w:t xml:space="preserve">, los cuales pueden generar impactos negativos en </w:t>
      </w:r>
      <w:r w:rsidR="00C14A28" w:rsidRPr="00F01C01">
        <w:rPr>
          <w:color w:val="000000" w:themeColor="text1"/>
          <w:sz w:val="24"/>
          <w:szCs w:val="24"/>
        </w:rPr>
        <w:t xml:space="preserve">la biodiversidad y sus servicios ecosistémicos </w:t>
      </w:r>
      <w:r w:rsidR="00C728D4" w:rsidRPr="00F01C01">
        <w:rPr>
          <w:color w:val="000000" w:themeColor="text1"/>
          <w:sz w:val="24"/>
          <w:szCs w:val="24"/>
        </w:rPr>
        <w:t>convirtiéndola en un</w:t>
      </w:r>
      <w:r w:rsidR="00040117" w:rsidRPr="00F01C01">
        <w:rPr>
          <w:color w:val="000000" w:themeColor="text1"/>
          <w:sz w:val="24"/>
          <w:szCs w:val="24"/>
        </w:rPr>
        <w:t xml:space="preserve"> </w:t>
      </w:r>
      <w:r w:rsidR="00C14A28" w:rsidRPr="00F01C01">
        <w:rPr>
          <w:color w:val="000000" w:themeColor="text1"/>
          <w:sz w:val="24"/>
          <w:szCs w:val="24"/>
        </w:rPr>
        <w:t xml:space="preserve">conjunto vulnerable, lo que repercute en la disminución y pérdida de su capacidad de contribuir al bienestar humano. </w:t>
      </w:r>
    </w:p>
    <w:p w14:paraId="5ECCF4C6" w14:textId="7FB29C8D" w:rsidR="002B0D04" w:rsidRPr="00F01C01" w:rsidRDefault="00FF4132" w:rsidP="00BB1240">
      <w:pPr>
        <w:spacing w:after="160" w:line="360" w:lineRule="auto"/>
        <w:rPr>
          <w:color w:val="000000" w:themeColor="text1"/>
          <w:sz w:val="24"/>
          <w:szCs w:val="24"/>
        </w:rPr>
      </w:pPr>
      <w:r w:rsidRPr="00F01C01">
        <w:rPr>
          <w:b/>
          <w:bCs/>
          <w:noProof/>
          <w:color w:val="000000" w:themeColor="text1"/>
          <w:sz w:val="24"/>
          <w:szCs w:val="24"/>
          <w:lang w:bidi="ar-SA"/>
        </w:rPr>
        <w:lastRenderedPageBreak/>
        <w:drawing>
          <wp:inline distT="0" distB="0" distL="0" distR="0" wp14:anchorId="4BD32EBD" wp14:editId="36A554CA">
            <wp:extent cx="5619750" cy="3152775"/>
            <wp:effectExtent l="0" t="0" r="0" b="9525"/>
            <wp:docPr id="9" name="Imagen 9" descr="Diapositiv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positiva3"/>
                    <pic:cNvPicPr>
                      <a:picLocks noChangeAspect="1" noChangeArrowheads="1"/>
                    </pic:cNvPicPr>
                  </pic:nvPicPr>
                  <pic:blipFill>
                    <a:blip r:embed="rId12">
                      <a:extLst>
                        <a:ext uri="{28A0092B-C50C-407E-A947-70E740481C1C}">
                          <a14:useLocalDpi xmlns:a14="http://schemas.microsoft.com/office/drawing/2010/main" val="0"/>
                        </a:ext>
                      </a:extLst>
                    </a:blip>
                    <a:srcRect l="5254" r="3220" b="8736"/>
                    <a:stretch>
                      <a:fillRect/>
                    </a:stretch>
                  </pic:blipFill>
                  <pic:spPr bwMode="auto">
                    <a:xfrm>
                      <a:off x="0" y="0"/>
                      <a:ext cx="5619750" cy="3152775"/>
                    </a:xfrm>
                    <a:prstGeom prst="rect">
                      <a:avLst/>
                    </a:prstGeom>
                    <a:noFill/>
                    <a:ln>
                      <a:noFill/>
                    </a:ln>
                  </pic:spPr>
                </pic:pic>
              </a:graphicData>
            </a:graphic>
          </wp:inline>
        </w:drawing>
      </w:r>
    </w:p>
    <w:p w14:paraId="25120CB4" w14:textId="642D1B6E" w:rsidR="00C14A28" w:rsidRPr="00F01C01" w:rsidRDefault="00C14A28" w:rsidP="00C14A28">
      <w:pPr>
        <w:spacing w:after="160" w:line="360" w:lineRule="auto"/>
        <w:rPr>
          <w:color w:val="000000" w:themeColor="text1"/>
          <w:sz w:val="24"/>
          <w:szCs w:val="24"/>
        </w:rPr>
      </w:pPr>
      <w:r w:rsidRPr="00F01C01">
        <w:rPr>
          <w:b/>
          <w:bCs/>
          <w:color w:val="000000" w:themeColor="text1"/>
          <w:sz w:val="24"/>
          <w:szCs w:val="24"/>
        </w:rPr>
        <w:t>Figura 3.</w:t>
      </w:r>
      <w:r w:rsidRPr="00F01C01">
        <w:rPr>
          <w:color w:val="000000" w:themeColor="text1"/>
          <w:sz w:val="24"/>
          <w:szCs w:val="24"/>
        </w:rPr>
        <w:t xml:space="preserve"> </w:t>
      </w:r>
      <w:r w:rsidR="00FF4132" w:rsidRPr="00F01C01">
        <w:rPr>
          <w:color w:val="000000" w:themeColor="text1"/>
          <w:sz w:val="24"/>
          <w:szCs w:val="24"/>
        </w:rPr>
        <w:t>Relaciones de los escenarios de riesgo y la vulnerabilidad desde las dimensiones ambiental y física.  Fuente: Elaboración propia</w:t>
      </w:r>
    </w:p>
    <w:p w14:paraId="1F8B92A5" w14:textId="08CB1D07" w:rsidR="00C14A28" w:rsidRPr="00F01C01" w:rsidRDefault="00C14A28" w:rsidP="0098554B">
      <w:pPr>
        <w:spacing w:after="0" w:line="360" w:lineRule="auto"/>
        <w:ind w:left="11" w:right="28" w:firstLine="709"/>
        <w:rPr>
          <w:color w:val="000000" w:themeColor="text1"/>
          <w:sz w:val="24"/>
          <w:szCs w:val="24"/>
        </w:rPr>
      </w:pPr>
      <w:r w:rsidRPr="00F01C01">
        <w:rPr>
          <w:color w:val="000000" w:themeColor="text1"/>
          <w:sz w:val="24"/>
          <w:szCs w:val="24"/>
        </w:rPr>
        <w:t>Las acciones que se proponen desde esta ruta buscan</w:t>
      </w:r>
      <w:r w:rsidR="0098554B" w:rsidRPr="00F01C01">
        <w:rPr>
          <w:color w:val="000000" w:themeColor="text1"/>
          <w:sz w:val="24"/>
          <w:szCs w:val="24"/>
        </w:rPr>
        <w:t xml:space="preserve"> primero</w:t>
      </w:r>
      <w:r w:rsidRPr="00F01C01">
        <w:rPr>
          <w:color w:val="000000" w:themeColor="text1"/>
          <w:sz w:val="24"/>
          <w:szCs w:val="24"/>
        </w:rPr>
        <w:t xml:space="preserve"> evitar los motores de transformación</w:t>
      </w:r>
      <w:r w:rsidR="007D2C37" w:rsidRPr="00F01C01">
        <w:rPr>
          <w:color w:val="000000" w:themeColor="text1"/>
          <w:sz w:val="24"/>
          <w:szCs w:val="24"/>
        </w:rPr>
        <w:t xml:space="preserve"> y pérdida</w:t>
      </w:r>
      <w:r w:rsidRPr="00F01C01">
        <w:rPr>
          <w:color w:val="000000" w:themeColor="text1"/>
          <w:sz w:val="24"/>
          <w:szCs w:val="24"/>
        </w:rPr>
        <w:t xml:space="preserve"> de la biodiversidad y con ello disminuir la vulnerabilidad ambiental</w:t>
      </w:r>
      <w:r w:rsidR="0098554B" w:rsidRPr="00F01C01">
        <w:rPr>
          <w:color w:val="000000" w:themeColor="text1"/>
          <w:sz w:val="24"/>
          <w:szCs w:val="24"/>
        </w:rPr>
        <w:t>,</w:t>
      </w:r>
      <w:r w:rsidRPr="00F01C01">
        <w:rPr>
          <w:color w:val="000000" w:themeColor="text1"/>
          <w:sz w:val="24"/>
          <w:szCs w:val="24"/>
        </w:rPr>
        <w:t xml:space="preserve"> y </w:t>
      </w:r>
      <w:r w:rsidR="0098554B" w:rsidRPr="00F01C01">
        <w:rPr>
          <w:color w:val="000000" w:themeColor="text1"/>
          <w:sz w:val="24"/>
          <w:szCs w:val="24"/>
        </w:rPr>
        <w:t>segundo,</w:t>
      </w:r>
      <w:r w:rsidRPr="00F01C01">
        <w:rPr>
          <w:color w:val="000000" w:themeColor="text1"/>
          <w:sz w:val="24"/>
          <w:szCs w:val="24"/>
        </w:rPr>
        <w:t xml:space="preserve"> </w:t>
      </w:r>
      <w:r w:rsidR="0098554B" w:rsidRPr="00F01C01">
        <w:rPr>
          <w:color w:val="000000" w:themeColor="text1"/>
          <w:sz w:val="24"/>
          <w:szCs w:val="24"/>
        </w:rPr>
        <w:t xml:space="preserve">establecer estrategias para recuperar la BDSE desde las SbN </w:t>
      </w:r>
      <w:r w:rsidRPr="00F01C01">
        <w:rPr>
          <w:color w:val="000000" w:themeColor="text1"/>
          <w:sz w:val="24"/>
          <w:szCs w:val="24"/>
        </w:rPr>
        <w:t xml:space="preserve">en caso de presentarse </w:t>
      </w:r>
      <w:r w:rsidR="007D2C37" w:rsidRPr="00F01C01">
        <w:rPr>
          <w:color w:val="000000" w:themeColor="text1"/>
          <w:sz w:val="24"/>
          <w:szCs w:val="24"/>
        </w:rPr>
        <w:t xml:space="preserve">un desastre </w:t>
      </w:r>
      <w:r w:rsidRPr="00F01C01">
        <w:rPr>
          <w:color w:val="000000" w:themeColor="text1"/>
          <w:sz w:val="24"/>
          <w:szCs w:val="24"/>
        </w:rPr>
        <w:t xml:space="preserve">que </w:t>
      </w:r>
      <w:r w:rsidR="007D2C37" w:rsidRPr="00F01C01">
        <w:rPr>
          <w:color w:val="000000" w:themeColor="text1"/>
          <w:sz w:val="24"/>
          <w:szCs w:val="24"/>
        </w:rPr>
        <w:t>impact</w:t>
      </w:r>
      <w:r w:rsidR="004915AF" w:rsidRPr="00F01C01">
        <w:rPr>
          <w:color w:val="000000" w:themeColor="text1"/>
          <w:sz w:val="24"/>
          <w:szCs w:val="24"/>
        </w:rPr>
        <w:t>e</w:t>
      </w:r>
      <w:r w:rsidR="007D2C37" w:rsidRPr="00F01C01">
        <w:rPr>
          <w:color w:val="000000" w:themeColor="text1"/>
          <w:sz w:val="24"/>
          <w:szCs w:val="24"/>
        </w:rPr>
        <w:t xml:space="preserve"> </w:t>
      </w:r>
      <w:r w:rsidRPr="00F01C01">
        <w:rPr>
          <w:color w:val="000000" w:themeColor="text1"/>
          <w:sz w:val="24"/>
          <w:szCs w:val="24"/>
        </w:rPr>
        <w:t>los sociecosistemas vulnerables físicamente</w:t>
      </w:r>
      <w:r w:rsidR="0098554B" w:rsidRPr="00F01C01">
        <w:rPr>
          <w:color w:val="000000" w:themeColor="text1"/>
          <w:sz w:val="24"/>
          <w:szCs w:val="24"/>
        </w:rPr>
        <w:t>.</w:t>
      </w:r>
      <w:r w:rsidRPr="00F01C01">
        <w:rPr>
          <w:color w:val="000000" w:themeColor="text1"/>
          <w:sz w:val="24"/>
          <w:szCs w:val="24"/>
        </w:rPr>
        <w:t xml:space="preserve"> </w:t>
      </w:r>
    </w:p>
    <w:p w14:paraId="0CEEEA94" w14:textId="5B9A5BA3" w:rsidR="00C14A28" w:rsidRPr="00F01C01" w:rsidRDefault="00C14A28" w:rsidP="0036058F">
      <w:pPr>
        <w:spacing w:after="160" w:line="360" w:lineRule="auto"/>
        <w:ind w:left="0" w:firstLine="720"/>
        <w:rPr>
          <w:color w:val="000000" w:themeColor="text1"/>
          <w:sz w:val="24"/>
          <w:szCs w:val="24"/>
        </w:rPr>
      </w:pPr>
      <w:r w:rsidRPr="00F01C01">
        <w:rPr>
          <w:color w:val="000000" w:themeColor="text1"/>
          <w:sz w:val="24"/>
          <w:szCs w:val="24"/>
        </w:rPr>
        <w:t>L</w:t>
      </w:r>
      <w:r w:rsidR="0098554B" w:rsidRPr="00F01C01">
        <w:rPr>
          <w:color w:val="000000" w:themeColor="text1"/>
          <w:sz w:val="24"/>
          <w:szCs w:val="24"/>
        </w:rPr>
        <w:t>a</w:t>
      </w:r>
      <w:r w:rsidRPr="00F01C01">
        <w:rPr>
          <w:color w:val="000000" w:themeColor="text1"/>
          <w:sz w:val="24"/>
          <w:szCs w:val="24"/>
        </w:rPr>
        <w:t xml:space="preserve">s siguientes </w:t>
      </w:r>
      <w:r w:rsidR="0098554B" w:rsidRPr="00F01C01">
        <w:rPr>
          <w:color w:val="000000" w:themeColor="text1"/>
          <w:sz w:val="24"/>
          <w:szCs w:val="24"/>
        </w:rPr>
        <w:t>secciones</w:t>
      </w:r>
      <w:r w:rsidRPr="00F01C01">
        <w:rPr>
          <w:color w:val="000000" w:themeColor="text1"/>
          <w:sz w:val="24"/>
          <w:szCs w:val="24"/>
        </w:rPr>
        <w:t xml:space="preserve"> describen dos estudios de caso que refieren resultados del estado de la BDSE tras </w:t>
      </w:r>
      <w:r w:rsidR="004927B8" w:rsidRPr="00F01C01">
        <w:rPr>
          <w:color w:val="000000" w:themeColor="text1"/>
          <w:sz w:val="24"/>
          <w:szCs w:val="24"/>
        </w:rPr>
        <w:t>un</w:t>
      </w:r>
      <w:r w:rsidRPr="00F01C01">
        <w:rPr>
          <w:color w:val="000000" w:themeColor="text1"/>
          <w:sz w:val="24"/>
          <w:szCs w:val="24"/>
        </w:rPr>
        <w:t xml:space="preserve"> desastre y que permiten identificar elementos a tener en cuenta para intervenirlos de manera efectiva y así reducir escenarios de riesgo.</w:t>
      </w:r>
    </w:p>
    <w:p w14:paraId="1822E91E" w14:textId="33FDEFF3" w:rsidR="00145236" w:rsidRPr="00F01C01" w:rsidRDefault="00145236" w:rsidP="007C5FB3">
      <w:pPr>
        <w:pStyle w:val="Ttulo2"/>
        <w:keepNext w:val="0"/>
        <w:keepLines w:val="0"/>
        <w:spacing w:before="160" w:after="120" w:line="360" w:lineRule="auto"/>
        <w:ind w:left="11" w:right="28" w:hanging="11"/>
        <w:rPr>
          <w:b w:val="0"/>
          <w:color w:val="000000" w:themeColor="text1"/>
          <w:sz w:val="24"/>
          <w:szCs w:val="24"/>
          <w:lang w:val="es-ES"/>
        </w:rPr>
      </w:pPr>
      <w:bookmarkStart w:id="14" w:name="_heading=h.3znysh7" w:colFirst="0" w:colLast="0"/>
      <w:bookmarkEnd w:id="13"/>
      <w:bookmarkEnd w:id="14"/>
      <w:r w:rsidRPr="00F01C01">
        <w:rPr>
          <w:color w:val="000000" w:themeColor="text1"/>
          <w:sz w:val="24"/>
          <w:szCs w:val="24"/>
          <w:lang w:val="es-CO"/>
        </w:rPr>
        <w:t xml:space="preserve">2.1.1 Estudios de caso de la </w:t>
      </w:r>
      <w:bookmarkStart w:id="15" w:name="_Hlk89261512"/>
      <w:r w:rsidR="002540F1" w:rsidRPr="00F01C01">
        <w:rPr>
          <w:color w:val="000000" w:themeColor="text1"/>
          <w:sz w:val="24"/>
          <w:szCs w:val="24"/>
          <w:lang w:val="es-CO"/>
        </w:rPr>
        <w:t>biodiversidad y sus servicios ecosistémicos</w:t>
      </w:r>
      <w:r w:rsidRPr="00F01C01">
        <w:rPr>
          <w:color w:val="000000" w:themeColor="text1"/>
          <w:sz w:val="24"/>
          <w:szCs w:val="24"/>
          <w:lang w:val="es-CO"/>
        </w:rPr>
        <w:t xml:space="preserve"> </w:t>
      </w:r>
      <w:bookmarkEnd w:id="15"/>
      <w:r w:rsidRPr="00F01C01">
        <w:rPr>
          <w:color w:val="000000" w:themeColor="text1"/>
          <w:sz w:val="24"/>
          <w:szCs w:val="24"/>
          <w:lang w:val="es-CO"/>
        </w:rPr>
        <w:t>como conjunto vulnerable</w:t>
      </w:r>
    </w:p>
    <w:p w14:paraId="68C306DC" w14:textId="77777777" w:rsidR="00550F1E" w:rsidRPr="00F01C01" w:rsidRDefault="00145236" w:rsidP="00FF4132">
      <w:pPr>
        <w:spacing w:after="0" w:line="360" w:lineRule="auto"/>
        <w:ind w:left="11" w:right="28" w:firstLine="0"/>
        <w:rPr>
          <w:color w:val="000000" w:themeColor="text1"/>
          <w:sz w:val="24"/>
          <w:szCs w:val="24"/>
        </w:rPr>
      </w:pPr>
      <w:r w:rsidRPr="00F01C01">
        <w:rPr>
          <w:color w:val="000000" w:themeColor="text1"/>
          <w:sz w:val="24"/>
          <w:szCs w:val="24"/>
        </w:rPr>
        <w:t>La BDSE como conjunto vulnerable se configura a partir de la posible ocurrencia de un evento intenso, grave y extendido que altera las capacidades de recuperación natural de los ecosistemas</w:t>
      </w:r>
      <w:r w:rsidR="00550F1E" w:rsidRPr="00F01C01">
        <w:rPr>
          <w:color w:val="000000" w:themeColor="text1"/>
          <w:sz w:val="24"/>
          <w:szCs w:val="24"/>
        </w:rPr>
        <w:t xml:space="preserve"> y las poblaciones humanas que se benefician de sus servicios</w:t>
      </w:r>
      <w:r w:rsidRPr="00F01C01">
        <w:rPr>
          <w:color w:val="000000" w:themeColor="text1"/>
          <w:sz w:val="24"/>
          <w:szCs w:val="24"/>
        </w:rPr>
        <w:t xml:space="preserve">. </w:t>
      </w:r>
    </w:p>
    <w:p w14:paraId="2DB44ECC" w14:textId="0705F16A" w:rsidR="00145236" w:rsidRPr="00F01C01" w:rsidRDefault="00550F1E" w:rsidP="00FF4132">
      <w:pPr>
        <w:spacing w:after="160" w:line="360" w:lineRule="auto"/>
        <w:ind w:left="11" w:right="28" w:firstLine="709"/>
        <w:rPr>
          <w:color w:val="000000" w:themeColor="text1"/>
          <w:sz w:val="24"/>
          <w:szCs w:val="24"/>
        </w:rPr>
      </w:pPr>
      <w:r w:rsidRPr="00F01C01">
        <w:rPr>
          <w:color w:val="000000" w:themeColor="text1"/>
          <w:sz w:val="24"/>
          <w:szCs w:val="24"/>
        </w:rPr>
        <w:lastRenderedPageBreak/>
        <w:t>A continuación</w:t>
      </w:r>
      <w:r w:rsidR="005A7069" w:rsidRPr="00F01C01">
        <w:rPr>
          <w:color w:val="000000" w:themeColor="text1"/>
          <w:sz w:val="24"/>
          <w:szCs w:val="24"/>
        </w:rPr>
        <w:t>,</w:t>
      </w:r>
      <w:r w:rsidRPr="00F01C01">
        <w:rPr>
          <w:color w:val="000000" w:themeColor="text1"/>
          <w:sz w:val="24"/>
          <w:szCs w:val="24"/>
        </w:rPr>
        <w:t xml:space="preserve"> se relacionan dos estudios de este caso donde el reconocimiento del estado de la BDSE tras el desastre, evidencian puntos de partida para la recuperación de la BDSE y prepararse para mejorar la resiliencia frente a determinados eventos.</w:t>
      </w:r>
    </w:p>
    <w:p w14:paraId="03553AAF" w14:textId="5EA933AA" w:rsidR="00145236" w:rsidRPr="00F01C01" w:rsidRDefault="00145236" w:rsidP="007C5FB3">
      <w:pPr>
        <w:spacing w:after="0" w:line="360" w:lineRule="auto"/>
        <w:ind w:left="11" w:right="28" w:hanging="11"/>
        <w:rPr>
          <w:b/>
          <w:bCs/>
          <w:color w:val="000000" w:themeColor="text1"/>
          <w:sz w:val="24"/>
          <w:szCs w:val="24"/>
        </w:rPr>
      </w:pPr>
      <w:r w:rsidRPr="00F01C01">
        <w:rPr>
          <w:b/>
          <w:bCs/>
          <w:color w:val="000000" w:themeColor="text1"/>
          <w:sz w:val="24"/>
          <w:szCs w:val="24"/>
        </w:rPr>
        <w:t>Ecosistemas isleños: Biodiversidad de</w:t>
      </w:r>
      <w:r w:rsidR="0098554B" w:rsidRPr="00F01C01">
        <w:rPr>
          <w:b/>
          <w:bCs/>
          <w:color w:val="000000" w:themeColor="text1"/>
          <w:sz w:val="24"/>
          <w:szCs w:val="24"/>
        </w:rPr>
        <w:t xml:space="preserve"> la Isla de</w:t>
      </w:r>
      <w:r w:rsidRPr="00F01C01">
        <w:rPr>
          <w:b/>
          <w:bCs/>
          <w:color w:val="000000" w:themeColor="text1"/>
          <w:sz w:val="24"/>
          <w:szCs w:val="24"/>
        </w:rPr>
        <w:t xml:space="preserve"> Providencia tras el paso del huracán Iota</w:t>
      </w:r>
      <w:r w:rsidR="008D05F6" w:rsidRPr="00F01C01">
        <w:rPr>
          <w:b/>
          <w:bCs/>
          <w:color w:val="000000" w:themeColor="text1"/>
          <w:sz w:val="24"/>
          <w:szCs w:val="24"/>
        </w:rPr>
        <w:t xml:space="preserve">. </w:t>
      </w:r>
      <w:r w:rsidRPr="00F01C01">
        <w:rPr>
          <w:color w:val="000000" w:themeColor="text1"/>
          <w:sz w:val="24"/>
          <w:szCs w:val="24"/>
        </w:rPr>
        <w:t xml:space="preserve">El pasado 16 de noviembre de 2020, la isla de Providencia sufrió los impactos del huracán Iota de categoría 5 que pasó a menos de 12 </w:t>
      </w:r>
      <w:r w:rsidR="0098554B" w:rsidRPr="00F01C01">
        <w:rPr>
          <w:color w:val="000000" w:themeColor="text1"/>
          <w:sz w:val="24"/>
          <w:szCs w:val="24"/>
        </w:rPr>
        <w:t>kilómetros</w:t>
      </w:r>
      <w:r w:rsidRPr="00F01C01">
        <w:rPr>
          <w:color w:val="000000" w:themeColor="text1"/>
          <w:sz w:val="24"/>
          <w:szCs w:val="24"/>
        </w:rPr>
        <w:t xml:space="preserve"> de la isla y levantó olas de hasta 6 m</w:t>
      </w:r>
      <w:r w:rsidR="00DA00B1" w:rsidRPr="00F01C01">
        <w:rPr>
          <w:color w:val="000000" w:themeColor="text1"/>
          <w:sz w:val="24"/>
          <w:szCs w:val="24"/>
        </w:rPr>
        <w:t>etros</w:t>
      </w:r>
      <w:r w:rsidRPr="00F01C01">
        <w:rPr>
          <w:color w:val="000000" w:themeColor="text1"/>
          <w:sz w:val="24"/>
          <w:szCs w:val="24"/>
        </w:rPr>
        <w:t xml:space="preserve"> de altura, afectando hasta el 90% de los bosques secos, los manglares, y con ellos, grupos bióticos de importancia de la isla</w:t>
      </w:r>
      <w:r w:rsidR="0098554B" w:rsidRPr="00F01C01">
        <w:rPr>
          <w:color w:val="000000" w:themeColor="text1"/>
          <w:sz w:val="24"/>
          <w:szCs w:val="24"/>
        </w:rPr>
        <w:t>. L</w:t>
      </w:r>
      <w:r w:rsidRPr="00F01C01">
        <w:rPr>
          <w:color w:val="000000" w:themeColor="text1"/>
          <w:sz w:val="24"/>
          <w:szCs w:val="24"/>
        </w:rPr>
        <w:t>os fuertes vientos del huracán desprendieron la vegetación y el follaje, además de propiciar una posible salinización del suelo</w:t>
      </w:r>
      <w:r w:rsidR="0098554B" w:rsidRPr="00F01C01">
        <w:rPr>
          <w:color w:val="000000" w:themeColor="text1"/>
          <w:sz w:val="24"/>
          <w:szCs w:val="24"/>
        </w:rPr>
        <w:t xml:space="preserve"> </w:t>
      </w:r>
      <w:r w:rsidR="0098554B" w:rsidRPr="00F01C01">
        <w:rPr>
          <w:color w:val="000000" w:themeColor="text1"/>
          <w:sz w:val="24"/>
          <w:szCs w:val="24"/>
          <w:lang w:val="es-ES"/>
        </w:rPr>
        <w:t>[</w:t>
      </w:r>
      <w:r w:rsidR="00ED2EE5" w:rsidRPr="00F01C01">
        <w:rPr>
          <w:color w:val="000000" w:themeColor="text1"/>
          <w:sz w:val="24"/>
          <w:szCs w:val="24"/>
          <w:lang w:val="es-ES"/>
        </w:rPr>
        <w:t>1</w:t>
      </w:r>
      <w:r w:rsidR="003B3EC5" w:rsidRPr="00F01C01">
        <w:rPr>
          <w:color w:val="000000" w:themeColor="text1"/>
          <w:sz w:val="24"/>
          <w:szCs w:val="24"/>
          <w:lang w:val="es-ES"/>
        </w:rPr>
        <w:t>7</w:t>
      </w:r>
      <w:r w:rsidR="0098554B" w:rsidRPr="00F01C01">
        <w:rPr>
          <w:color w:val="000000" w:themeColor="text1"/>
          <w:sz w:val="24"/>
          <w:szCs w:val="24"/>
          <w:lang w:val="es-ES"/>
        </w:rPr>
        <w:t>]</w:t>
      </w:r>
      <w:r w:rsidRPr="00F01C01">
        <w:rPr>
          <w:color w:val="000000" w:themeColor="text1"/>
          <w:sz w:val="24"/>
          <w:szCs w:val="24"/>
        </w:rPr>
        <w:t>, lo que redundo en el daño de los servicios ecosistémicos que proveían a la población isleña.</w:t>
      </w:r>
    </w:p>
    <w:p w14:paraId="3D5B8975" w14:textId="62951D69" w:rsidR="007C5FB3" w:rsidRPr="00F01C01" w:rsidRDefault="00145236" w:rsidP="007C5FB3">
      <w:pPr>
        <w:spacing w:after="0" w:line="360" w:lineRule="auto"/>
        <w:ind w:left="11" w:right="28" w:firstLine="709"/>
        <w:rPr>
          <w:color w:val="000000" w:themeColor="text1"/>
          <w:sz w:val="24"/>
          <w:szCs w:val="24"/>
        </w:rPr>
      </w:pPr>
      <w:r w:rsidRPr="00F01C01">
        <w:rPr>
          <w:color w:val="000000" w:themeColor="text1"/>
          <w:sz w:val="24"/>
          <w:szCs w:val="24"/>
        </w:rPr>
        <w:t xml:space="preserve">Si bien se contó con la </w:t>
      </w:r>
      <w:bookmarkStart w:id="16" w:name="_Hlk89261589"/>
      <w:r w:rsidRPr="00F01C01">
        <w:rPr>
          <w:color w:val="000000" w:themeColor="text1"/>
          <w:sz w:val="24"/>
          <w:szCs w:val="24"/>
        </w:rPr>
        <w:t xml:space="preserve">evaluación de daños y necesidades ambientales </w:t>
      </w:r>
      <w:bookmarkEnd w:id="16"/>
      <w:r w:rsidRPr="00F01C01">
        <w:rPr>
          <w:color w:val="000000" w:themeColor="text1"/>
          <w:sz w:val="24"/>
          <w:szCs w:val="24"/>
        </w:rPr>
        <w:t>(</w:t>
      </w:r>
      <w:bookmarkStart w:id="17" w:name="_Hlk89261579"/>
      <w:r w:rsidRPr="00F01C01">
        <w:rPr>
          <w:color w:val="000000" w:themeColor="text1"/>
          <w:sz w:val="24"/>
          <w:szCs w:val="24"/>
        </w:rPr>
        <w:t>EDANA</w:t>
      </w:r>
      <w:bookmarkEnd w:id="17"/>
      <w:r w:rsidRPr="00F01C01">
        <w:rPr>
          <w:color w:val="000000" w:themeColor="text1"/>
          <w:sz w:val="24"/>
          <w:szCs w:val="24"/>
        </w:rPr>
        <w:t>) como herramienta de análisis inicial para la priorización de áreas con mayor impacto ambiental por el evento, para aborda</w:t>
      </w:r>
      <w:r w:rsidR="0098554B" w:rsidRPr="00F01C01">
        <w:rPr>
          <w:color w:val="000000" w:themeColor="text1"/>
          <w:sz w:val="24"/>
          <w:szCs w:val="24"/>
        </w:rPr>
        <w:t>r</w:t>
      </w:r>
      <w:r w:rsidRPr="00F01C01">
        <w:rPr>
          <w:color w:val="000000" w:themeColor="text1"/>
          <w:sz w:val="24"/>
          <w:szCs w:val="24"/>
        </w:rPr>
        <w:t xml:space="preserve"> </w:t>
      </w:r>
      <w:r w:rsidR="00A4033C" w:rsidRPr="00F01C01">
        <w:rPr>
          <w:color w:val="000000" w:themeColor="text1"/>
          <w:sz w:val="24"/>
          <w:szCs w:val="24"/>
        </w:rPr>
        <w:t xml:space="preserve">acciones </w:t>
      </w:r>
      <w:r w:rsidRPr="00F01C01">
        <w:rPr>
          <w:color w:val="000000" w:themeColor="text1"/>
          <w:sz w:val="24"/>
          <w:szCs w:val="24"/>
        </w:rPr>
        <w:t xml:space="preserve">desde la gestión integral de la BDSE se hizo necesario mayor detalle sobre </w:t>
      </w:r>
      <w:r w:rsidR="005A7069" w:rsidRPr="00F01C01">
        <w:rPr>
          <w:color w:val="000000" w:themeColor="text1"/>
          <w:sz w:val="24"/>
          <w:szCs w:val="24"/>
        </w:rPr>
        <w:t>e</w:t>
      </w:r>
      <w:r w:rsidRPr="00F01C01">
        <w:rPr>
          <w:color w:val="000000" w:themeColor="text1"/>
          <w:sz w:val="24"/>
          <w:szCs w:val="24"/>
        </w:rPr>
        <w:t>cosistemas, grupos biológicos claves y reconocimiento de relaciones sociales con la biodiversidad a nivel local</w:t>
      </w:r>
      <w:r w:rsidR="00A34305" w:rsidRPr="00F01C01">
        <w:rPr>
          <w:color w:val="000000" w:themeColor="text1"/>
          <w:sz w:val="24"/>
          <w:szCs w:val="24"/>
        </w:rPr>
        <w:t>. Esta gestión integral de la BDSE</w:t>
      </w:r>
      <w:r w:rsidR="00A4033C" w:rsidRPr="00F01C01">
        <w:rPr>
          <w:color w:val="000000" w:themeColor="text1"/>
          <w:sz w:val="24"/>
          <w:szCs w:val="24"/>
        </w:rPr>
        <w:t xml:space="preserve"> </w:t>
      </w:r>
      <w:r w:rsidR="00A34305" w:rsidRPr="00F01C01">
        <w:rPr>
          <w:color w:val="000000" w:themeColor="text1"/>
          <w:sz w:val="24"/>
          <w:szCs w:val="24"/>
        </w:rPr>
        <w:t>permitió</w:t>
      </w:r>
      <w:r w:rsidRPr="00F01C01">
        <w:rPr>
          <w:color w:val="000000" w:themeColor="text1"/>
          <w:sz w:val="24"/>
          <w:szCs w:val="24"/>
        </w:rPr>
        <w:t xml:space="preserve"> identificar el grado de afectación, especies resistentes y resilientes, y así definir las líneas estratégicas para la restauración ecológica de la isla con la articulación de saberes tradicionales </w:t>
      </w:r>
      <w:r w:rsidR="0098554B" w:rsidRPr="00F01C01">
        <w:rPr>
          <w:color w:val="000000" w:themeColor="text1"/>
          <w:sz w:val="24"/>
          <w:szCs w:val="24"/>
          <w:lang w:val="es-ES"/>
        </w:rPr>
        <w:t>[</w:t>
      </w:r>
      <w:r w:rsidR="00ED2EE5" w:rsidRPr="00F01C01">
        <w:rPr>
          <w:color w:val="000000" w:themeColor="text1"/>
          <w:sz w:val="24"/>
          <w:szCs w:val="24"/>
          <w:lang w:val="es-ES"/>
        </w:rPr>
        <w:t>1</w:t>
      </w:r>
      <w:r w:rsidR="003B3EC5" w:rsidRPr="00F01C01">
        <w:rPr>
          <w:color w:val="000000" w:themeColor="text1"/>
          <w:sz w:val="24"/>
          <w:szCs w:val="24"/>
          <w:lang w:val="es-ES"/>
        </w:rPr>
        <w:t>7</w:t>
      </w:r>
      <w:r w:rsidR="0098554B" w:rsidRPr="00F01C01">
        <w:rPr>
          <w:color w:val="000000" w:themeColor="text1"/>
          <w:sz w:val="24"/>
          <w:szCs w:val="24"/>
          <w:lang w:val="es-ES"/>
        </w:rPr>
        <w:t>]</w:t>
      </w:r>
      <w:r w:rsidRPr="00F01C01">
        <w:rPr>
          <w:color w:val="000000" w:themeColor="text1"/>
          <w:sz w:val="24"/>
          <w:szCs w:val="24"/>
        </w:rPr>
        <w:t>.</w:t>
      </w:r>
    </w:p>
    <w:p w14:paraId="27A43929" w14:textId="20E0B044" w:rsidR="00145236" w:rsidRPr="00F01C01" w:rsidRDefault="00145236" w:rsidP="007C5FB3">
      <w:pPr>
        <w:spacing w:after="0" w:line="360" w:lineRule="auto"/>
        <w:ind w:left="11" w:right="28" w:firstLine="709"/>
        <w:rPr>
          <w:color w:val="000000" w:themeColor="text1"/>
          <w:sz w:val="24"/>
          <w:szCs w:val="24"/>
        </w:rPr>
      </w:pPr>
      <w:r w:rsidRPr="00F01C01">
        <w:rPr>
          <w:color w:val="000000" w:themeColor="text1"/>
          <w:sz w:val="24"/>
          <w:szCs w:val="24"/>
        </w:rPr>
        <w:t xml:space="preserve">Las exploraciones de la “Expedición Cangrejo Negro” tras los primeros 60 días después del huracán, arrojaron </w:t>
      </w:r>
      <w:r w:rsidR="00A34305" w:rsidRPr="00F01C01">
        <w:rPr>
          <w:color w:val="000000" w:themeColor="text1"/>
          <w:sz w:val="24"/>
          <w:szCs w:val="24"/>
        </w:rPr>
        <w:t>los siguientes</w:t>
      </w:r>
      <w:r w:rsidRPr="00F01C01">
        <w:rPr>
          <w:color w:val="000000" w:themeColor="text1"/>
          <w:sz w:val="24"/>
          <w:szCs w:val="24"/>
        </w:rPr>
        <w:t xml:space="preserve"> panoramas de cambio de </w:t>
      </w:r>
      <w:r w:rsidR="00A34305" w:rsidRPr="00F01C01">
        <w:rPr>
          <w:color w:val="000000" w:themeColor="text1"/>
          <w:sz w:val="24"/>
          <w:szCs w:val="24"/>
        </w:rPr>
        <w:t xml:space="preserve">diferentes </w:t>
      </w:r>
      <w:r w:rsidRPr="00F01C01">
        <w:rPr>
          <w:color w:val="000000" w:themeColor="text1"/>
          <w:sz w:val="24"/>
          <w:szCs w:val="24"/>
        </w:rPr>
        <w:t>grupos bióticos:</w:t>
      </w:r>
    </w:p>
    <w:p w14:paraId="27B7C5BF" w14:textId="79ECC359" w:rsidR="00145236" w:rsidRPr="00F01C01" w:rsidRDefault="00145236" w:rsidP="00892E1A">
      <w:pPr>
        <w:pStyle w:val="Prrafodelista"/>
        <w:numPr>
          <w:ilvl w:val="0"/>
          <w:numId w:val="32"/>
        </w:numPr>
        <w:spacing w:after="160" w:line="240" w:lineRule="auto"/>
        <w:ind w:left="714" w:right="28" w:hanging="357"/>
        <w:rPr>
          <w:color w:val="000000" w:themeColor="text1"/>
          <w:sz w:val="24"/>
          <w:szCs w:val="24"/>
        </w:rPr>
      </w:pPr>
      <w:r w:rsidRPr="00F01C01">
        <w:rPr>
          <w:color w:val="000000" w:themeColor="text1"/>
          <w:sz w:val="24"/>
          <w:szCs w:val="24"/>
        </w:rPr>
        <w:t>Este tipo de eventos afectan la estructura de las comunidades (distribución y la colonización de especies en sus hábitats)</w:t>
      </w:r>
      <w:r w:rsidR="0098554B" w:rsidRPr="00F01C01">
        <w:rPr>
          <w:color w:val="000000" w:themeColor="text1"/>
          <w:sz w:val="24"/>
          <w:szCs w:val="24"/>
        </w:rPr>
        <w:t>.</w:t>
      </w:r>
    </w:p>
    <w:p w14:paraId="5029FC23" w14:textId="558ECB70" w:rsidR="00145236" w:rsidRPr="00F01C01" w:rsidRDefault="00145236" w:rsidP="00892E1A">
      <w:pPr>
        <w:pStyle w:val="Prrafodelista"/>
        <w:numPr>
          <w:ilvl w:val="0"/>
          <w:numId w:val="32"/>
        </w:numPr>
        <w:spacing w:after="160" w:line="240" w:lineRule="auto"/>
        <w:ind w:left="714" w:right="28" w:hanging="357"/>
        <w:rPr>
          <w:color w:val="000000" w:themeColor="text1"/>
          <w:sz w:val="24"/>
          <w:szCs w:val="24"/>
        </w:rPr>
      </w:pPr>
      <w:r w:rsidRPr="00F01C01">
        <w:rPr>
          <w:color w:val="000000" w:themeColor="text1"/>
          <w:sz w:val="24"/>
          <w:szCs w:val="24"/>
        </w:rPr>
        <w:t>Se disminuye la abundancia y riqueza de las especies, especialmente en grupos de aves.</w:t>
      </w:r>
    </w:p>
    <w:p w14:paraId="75BABD0D" w14:textId="621F71A2" w:rsidR="00145236" w:rsidRPr="00F01C01" w:rsidRDefault="00145236" w:rsidP="00892E1A">
      <w:pPr>
        <w:pStyle w:val="Prrafodelista"/>
        <w:numPr>
          <w:ilvl w:val="0"/>
          <w:numId w:val="32"/>
        </w:numPr>
        <w:spacing w:after="160" w:line="240" w:lineRule="auto"/>
        <w:ind w:left="714" w:right="28" w:hanging="357"/>
        <w:rPr>
          <w:color w:val="000000" w:themeColor="text1"/>
          <w:sz w:val="24"/>
          <w:szCs w:val="24"/>
        </w:rPr>
      </w:pPr>
      <w:r w:rsidRPr="00F01C01">
        <w:rPr>
          <w:color w:val="000000" w:themeColor="text1"/>
          <w:sz w:val="24"/>
          <w:szCs w:val="24"/>
        </w:rPr>
        <w:t>Se hace necesaria la recuperación ecológica asistida para proveer de alimento a especies polinizadoras y dispersoras de semillas que puedan promover la sostenibilidad de la restauración.</w:t>
      </w:r>
    </w:p>
    <w:p w14:paraId="17F3A2F9" w14:textId="6B574DE8" w:rsidR="00145236" w:rsidRPr="00F01C01" w:rsidRDefault="00145236" w:rsidP="00892E1A">
      <w:pPr>
        <w:pStyle w:val="Prrafodelista"/>
        <w:numPr>
          <w:ilvl w:val="0"/>
          <w:numId w:val="32"/>
        </w:numPr>
        <w:spacing w:after="160" w:line="240" w:lineRule="auto"/>
        <w:ind w:left="714" w:right="28" w:hanging="357"/>
        <w:rPr>
          <w:color w:val="000000" w:themeColor="text1"/>
          <w:sz w:val="24"/>
          <w:szCs w:val="24"/>
        </w:rPr>
      </w:pPr>
      <w:r w:rsidRPr="00F01C01">
        <w:rPr>
          <w:color w:val="000000" w:themeColor="text1"/>
          <w:sz w:val="24"/>
          <w:szCs w:val="24"/>
        </w:rPr>
        <w:t>La identificación de especies vegetales resistentes y resilientes es clave para la recuperación del sistema natural.</w:t>
      </w:r>
    </w:p>
    <w:p w14:paraId="78BFD8AF" w14:textId="0F54B95E" w:rsidR="00145236" w:rsidRPr="00F01C01" w:rsidRDefault="00145236" w:rsidP="00892E1A">
      <w:pPr>
        <w:pStyle w:val="Prrafodelista"/>
        <w:numPr>
          <w:ilvl w:val="0"/>
          <w:numId w:val="32"/>
        </w:numPr>
        <w:spacing w:after="160" w:line="240" w:lineRule="auto"/>
        <w:ind w:left="714" w:right="28" w:hanging="357"/>
        <w:rPr>
          <w:color w:val="000000" w:themeColor="text1"/>
          <w:sz w:val="24"/>
          <w:szCs w:val="24"/>
        </w:rPr>
      </w:pPr>
      <w:r w:rsidRPr="00F01C01">
        <w:rPr>
          <w:color w:val="000000" w:themeColor="text1"/>
          <w:sz w:val="24"/>
          <w:szCs w:val="24"/>
        </w:rPr>
        <w:lastRenderedPageBreak/>
        <w:t>El reconocimiento activo de los saberes tradicionales y empoderamiento cultural es de vital importancia para la sostenibilidad de las estrategias de restauración.</w:t>
      </w:r>
    </w:p>
    <w:p w14:paraId="64634C2E" w14:textId="6C272E64" w:rsidR="00145236" w:rsidRPr="00F01C01" w:rsidRDefault="00145236" w:rsidP="008204EE">
      <w:pPr>
        <w:spacing w:after="160" w:line="360" w:lineRule="auto"/>
        <w:ind w:firstLine="710"/>
        <w:rPr>
          <w:color w:val="000000" w:themeColor="text1"/>
          <w:sz w:val="24"/>
          <w:szCs w:val="24"/>
        </w:rPr>
      </w:pPr>
      <w:r w:rsidRPr="00F01C01">
        <w:rPr>
          <w:color w:val="000000" w:themeColor="text1"/>
          <w:sz w:val="24"/>
          <w:szCs w:val="24"/>
        </w:rPr>
        <w:t xml:space="preserve">Con </w:t>
      </w:r>
      <w:r w:rsidR="003627DB" w:rsidRPr="00F01C01">
        <w:rPr>
          <w:color w:val="000000" w:themeColor="text1"/>
          <w:sz w:val="24"/>
          <w:szCs w:val="24"/>
        </w:rPr>
        <w:t>estos resultados</w:t>
      </w:r>
      <w:r w:rsidR="002E5D82" w:rsidRPr="00F01C01">
        <w:rPr>
          <w:color w:val="000000" w:themeColor="text1"/>
          <w:sz w:val="24"/>
          <w:szCs w:val="24"/>
        </w:rPr>
        <w:t>,</w:t>
      </w:r>
      <w:r w:rsidRPr="00F01C01">
        <w:rPr>
          <w:color w:val="000000" w:themeColor="text1"/>
          <w:sz w:val="24"/>
          <w:szCs w:val="24"/>
        </w:rPr>
        <w:t xml:space="preserve"> se definió la ruta de trabajo </w:t>
      </w:r>
      <w:r w:rsidR="003627DB" w:rsidRPr="00F01C01">
        <w:rPr>
          <w:color w:val="000000" w:themeColor="text1"/>
          <w:sz w:val="24"/>
          <w:szCs w:val="24"/>
        </w:rPr>
        <w:t>para planificar</w:t>
      </w:r>
      <w:r w:rsidRPr="00F01C01">
        <w:rPr>
          <w:color w:val="000000" w:themeColor="text1"/>
          <w:sz w:val="24"/>
          <w:szCs w:val="24"/>
        </w:rPr>
        <w:t xml:space="preserve"> la </w:t>
      </w:r>
      <w:r w:rsidR="003627DB" w:rsidRPr="00F01C01">
        <w:rPr>
          <w:color w:val="000000" w:themeColor="text1"/>
          <w:sz w:val="24"/>
          <w:szCs w:val="24"/>
        </w:rPr>
        <w:t xml:space="preserve">estrategia de </w:t>
      </w:r>
      <w:r w:rsidRPr="00F01C01">
        <w:rPr>
          <w:color w:val="000000" w:themeColor="text1"/>
          <w:sz w:val="24"/>
          <w:szCs w:val="24"/>
        </w:rPr>
        <w:t xml:space="preserve">restauración ecológica </w:t>
      </w:r>
      <w:r w:rsidR="003627DB" w:rsidRPr="00F01C01">
        <w:rPr>
          <w:color w:val="000000" w:themeColor="text1"/>
          <w:sz w:val="24"/>
          <w:szCs w:val="24"/>
        </w:rPr>
        <w:t xml:space="preserve">en </w:t>
      </w:r>
      <w:r w:rsidRPr="00F01C01">
        <w:rPr>
          <w:color w:val="000000" w:themeColor="text1"/>
          <w:sz w:val="24"/>
          <w:szCs w:val="24"/>
        </w:rPr>
        <w:t xml:space="preserve">la isla </w:t>
      </w:r>
      <w:r w:rsidR="003627DB" w:rsidRPr="00F01C01">
        <w:rPr>
          <w:color w:val="000000" w:themeColor="text1"/>
          <w:sz w:val="24"/>
          <w:szCs w:val="24"/>
        </w:rPr>
        <w:t xml:space="preserve">mediante </w:t>
      </w:r>
      <w:r w:rsidRPr="00F01C01">
        <w:rPr>
          <w:color w:val="000000" w:themeColor="text1"/>
          <w:sz w:val="24"/>
          <w:szCs w:val="24"/>
        </w:rPr>
        <w:t>el reconocimiento de las fortalezas y debilidades de determinados grupos bi</w:t>
      </w:r>
      <w:r w:rsidR="003627DB" w:rsidRPr="00F01C01">
        <w:rPr>
          <w:color w:val="000000" w:themeColor="text1"/>
          <w:sz w:val="24"/>
          <w:szCs w:val="24"/>
        </w:rPr>
        <w:t>o</w:t>
      </w:r>
      <w:r w:rsidRPr="00F01C01">
        <w:rPr>
          <w:color w:val="000000" w:themeColor="text1"/>
          <w:sz w:val="24"/>
          <w:szCs w:val="24"/>
        </w:rPr>
        <w:t xml:space="preserve">lógicos </w:t>
      </w:r>
      <w:r w:rsidR="00AB783D" w:rsidRPr="00F01C01">
        <w:rPr>
          <w:color w:val="000000" w:themeColor="text1"/>
          <w:sz w:val="24"/>
          <w:szCs w:val="24"/>
        </w:rPr>
        <w:t xml:space="preserve">frente a </w:t>
      </w:r>
      <w:r w:rsidR="003627DB" w:rsidRPr="00F01C01">
        <w:rPr>
          <w:color w:val="000000" w:themeColor="text1"/>
          <w:sz w:val="24"/>
          <w:szCs w:val="24"/>
        </w:rPr>
        <w:t>huracanes</w:t>
      </w:r>
      <w:r w:rsidR="00550F1E" w:rsidRPr="00F01C01">
        <w:rPr>
          <w:color w:val="000000" w:themeColor="text1"/>
          <w:sz w:val="24"/>
          <w:szCs w:val="24"/>
        </w:rPr>
        <w:t xml:space="preserve">, </w:t>
      </w:r>
      <w:r w:rsidR="00124443" w:rsidRPr="00F01C01">
        <w:rPr>
          <w:color w:val="000000" w:themeColor="text1"/>
          <w:sz w:val="24"/>
          <w:szCs w:val="24"/>
        </w:rPr>
        <w:t>implementando</w:t>
      </w:r>
      <w:r w:rsidRPr="00F01C01">
        <w:rPr>
          <w:color w:val="000000" w:themeColor="text1"/>
          <w:sz w:val="24"/>
          <w:szCs w:val="24"/>
        </w:rPr>
        <w:t xml:space="preserve"> acciones más efectivas desde las SbN para mejorar la resiliencia </w:t>
      </w:r>
      <w:r w:rsidR="003627DB" w:rsidRPr="00F01C01">
        <w:rPr>
          <w:color w:val="000000" w:themeColor="text1"/>
          <w:sz w:val="24"/>
          <w:szCs w:val="24"/>
        </w:rPr>
        <w:t xml:space="preserve">de la isla frente al cambio climático </w:t>
      </w:r>
      <w:r w:rsidRPr="00F01C01">
        <w:rPr>
          <w:color w:val="000000" w:themeColor="text1"/>
          <w:sz w:val="24"/>
          <w:szCs w:val="24"/>
        </w:rPr>
        <w:t>y reducir los riesgos</w:t>
      </w:r>
      <w:r w:rsidR="003627DB" w:rsidRPr="00F01C01">
        <w:rPr>
          <w:color w:val="000000" w:themeColor="text1"/>
          <w:sz w:val="24"/>
          <w:szCs w:val="24"/>
        </w:rPr>
        <w:t xml:space="preserve"> desde la adaptación de los ecosistemas</w:t>
      </w:r>
      <w:r w:rsidRPr="00F01C01">
        <w:rPr>
          <w:color w:val="000000" w:themeColor="text1"/>
          <w:sz w:val="24"/>
          <w:szCs w:val="24"/>
        </w:rPr>
        <w:t xml:space="preserve">.     </w:t>
      </w:r>
    </w:p>
    <w:p w14:paraId="5769BD8D" w14:textId="745758C9" w:rsidR="00C86088" w:rsidRPr="00F01C01" w:rsidRDefault="00145236" w:rsidP="007C5FB3">
      <w:pPr>
        <w:spacing w:after="0" w:line="360" w:lineRule="auto"/>
        <w:ind w:left="11" w:right="28"/>
        <w:rPr>
          <w:color w:val="000000" w:themeColor="text1"/>
          <w:sz w:val="24"/>
          <w:szCs w:val="24"/>
        </w:rPr>
      </w:pPr>
      <w:r w:rsidRPr="00F01C01">
        <w:rPr>
          <w:b/>
          <w:bCs/>
          <w:color w:val="000000" w:themeColor="text1"/>
          <w:sz w:val="24"/>
          <w:szCs w:val="24"/>
        </w:rPr>
        <w:t xml:space="preserve">Humedales costeros: </w:t>
      </w:r>
      <w:r w:rsidR="00810CEC" w:rsidRPr="00F01C01">
        <w:rPr>
          <w:b/>
          <w:bCs/>
          <w:color w:val="000000" w:themeColor="text1"/>
          <w:sz w:val="24"/>
          <w:szCs w:val="24"/>
        </w:rPr>
        <w:t>P</w:t>
      </w:r>
      <w:r w:rsidRPr="00F01C01">
        <w:rPr>
          <w:b/>
          <w:bCs/>
          <w:color w:val="000000" w:themeColor="text1"/>
          <w:sz w:val="24"/>
          <w:szCs w:val="24"/>
        </w:rPr>
        <w:t>erturbaciones causadas por el terremoto de Chile</w:t>
      </w:r>
      <w:r w:rsidR="008D05F6" w:rsidRPr="00F01C01">
        <w:rPr>
          <w:b/>
          <w:bCs/>
          <w:color w:val="000000" w:themeColor="text1"/>
          <w:sz w:val="24"/>
          <w:szCs w:val="24"/>
        </w:rPr>
        <w:t xml:space="preserve">. </w:t>
      </w:r>
      <w:r w:rsidRPr="00F01C01">
        <w:rPr>
          <w:color w:val="000000" w:themeColor="text1"/>
          <w:sz w:val="24"/>
          <w:szCs w:val="24"/>
        </w:rPr>
        <w:t>E</w:t>
      </w:r>
      <w:r w:rsidR="005A7069" w:rsidRPr="00F01C01">
        <w:rPr>
          <w:color w:val="000000" w:themeColor="text1"/>
          <w:sz w:val="24"/>
          <w:szCs w:val="24"/>
        </w:rPr>
        <w:t>n e</w:t>
      </w:r>
      <w:r w:rsidRPr="00F01C01">
        <w:rPr>
          <w:color w:val="000000" w:themeColor="text1"/>
          <w:sz w:val="24"/>
          <w:szCs w:val="24"/>
        </w:rPr>
        <w:t xml:space="preserve">ste estudio de caso, </w:t>
      </w:r>
      <w:r w:rsidR="003627DB" w:rsidRPr="00F01C01">
        <w:rPr>
          <w:color w:val="000000" w:themeColor="text1"/>
          <w:sz w:val="24"/>
          <w:szCs w:val="24"/>
        </w:rPr>
        <w:t>V</w:t>
      </w:r>
      <w:r w:rsidR="00A34305" w:rsidRPr="00F01C01">
        <w:rPr>
          <w:color w:val="000000" w:themeColor="text1"/>
          <w:sz w:val="24"/>
          <w:szCs w:val="24"/>
        </w:rPr>
        <w:t>ásquez</w:t>
      </w:r>
      <w:r w:rsidR="0098554B" w:rsidRPr="00F01C01">
        <w:rPr>
          <w:color w:val="000000" w:themeColor="text1"/>
          <w:sz w:val="24"/>
          <w:szCs w:val="24"/>
        </w:rPr>
        <w:t xml:space="preserve"> et al</w:t>
      </w:r>
      <w:r w:rsidR="0017464C">
        <w:rPr>
          <w:color w:val="000000" w:themeColor="text1"/>
          <w:sz w:val="24"/>
          <w:szCs w:val="24"/>
        </w:rPr>
        <w:t>.</w:t>
      </w:r>
      <w:r w:rsidR="0098554B" w:rsidRPr="00F01C01">
        <w:rPr>
          <w:color w:val="000000" w:themeColor="text1"/>
          <w:sz w:val="24"/>
          <w:szCs w:val="24"/>
        </w:rPr>
        <w:t xml:space="preserve"> </w:t>
      </w:r>
      <w:r w:rsidR="0098554B" w:rsidRPr="00F01C01">
        <w:rPr>
          <w:color w:val="000000" w:themeColor="text1"/>
          <w:sz w:val="24"/>
          <w:szCs w:val="24"/>
          <w:lang w:val="es-ES"/>
        </w:rPr>
        <w:t>[</w:t>
      </w:r>
      <w:r w:rsidR="00ED2EE5" w:rsidRPr="00F01C01">
        <w:rPr>
          <w:color w:val="000000" w:themeColor="text1"/>
          <w:sz w:val="24"/>
          <w:szCs w:val="24"/>
          <w:lang w:val="es-ES"/>
        </w:rPr>
        <w:t>1</w:t>
      </w:r>
      <w:r w:rsidR="003B3EC5" w:rsidRPr="00F01C01">
        <w:rPr>
          <w:color w:val="000000" w:themeColor="text1"/>
          <w:sz w:val="24"/>
          <w:szCs w:val="24"/>
          <w:lang w:val="es-ES"/>
        </w:rPr>
        <w:t>8</w:t>
      </w:r>
      <w:r w:rsidR="0098554B" w:rsidRPr="00F01C01">
        <w:rPr>
          <w:color w:val="000000" w:themeColor="text1"/>
          <w:sz w:val="24"/>
          <w:szCs w:val="24"/>
          <w:lang w:val="es-ES"/>
        </w:rPr>
        <w:t>]</w:t>
      </w:r>
      <w:r w:rsidR="003627DB" w:rsidRPr="00F01C01">
        <w:rPr>
          <w:color w:val="000000" w:themeColor="text1"/>
          <w:sz w:val="24"/>
          <w:szCs w:val="24"/>
        </w:rPr>
        <w:t xml:space="preserve"> </w:t>
      </w:r>
      <w:r w:rsidRPr="00F01C01">
        <w:rPr>
          <w:color w:val="000000" w:themeColor="text1"/>
          <w:sz w:val="24"/>
          <w:szCs w:val="24"/>
        </w:rPr>
        <w:t>conclu</w:t>
      </w:r>
      <w:r w:rsidR="0098554B" w:rsidRPr="00F01C01">
        <w:rPr>
          <w:color w:val="000000" w:themeColor="text1"/>
          <w:sz w:val="24"/>
          <w:szCs w:val="24"/>
        </w:rPr>
        <w:t>yen</w:t>
      </w:r>
      <w:r w:rsidRPr="00F01C01">
        <w:rPr>
          <w:color w:val="000000" w:themeColor="text1"/>
          <w:sz w:val="24"/>
          <w:szCs w:val="24"/>
        </w:rPr>
        <w:t xml:space="preserve"> </w:t>
      </w:r>
      <w:r w:rsidR="0098554B" w:rsidRPr="00F01C01">
        <w:rPr>
          <w:color w:val="000000" w:themeColor="text1"/>
          <w:sz w:val="24"/>
          <w:szCs w:val="24"/>
        </w:rPr>
        <w:t xml:space="preserve">la existencia de </w:t>
      </w:r>
      <w:r w:rsidRPr="00F01C01">
        <w:rPr>
          <w:color w:val="000000" w:themeColor="text1"/>
          <w:sz w:val="24"/>
          <w:szCs w:val="24"/>
        </w:rPr>
        <w:t xml:space="preserve">cambios drásticos en ecosistemas de humedal tras el terremoto de magnitud </w:t>
      </w:r>
      <w:r w:rsidR="00511F28" w:rsidRPr="00F01C01">
        <w:rPr>
          <w:color w:val="000000" w:themeColor="text1"/>
          <w:sz w:val="24"/>
          <w:szCs w:val="24"/>
        </w:rPr>
        <w:t>de momento</w:t>
      </w:r>
      <w:r w:rsidR="00A14F84" w:rsidRPr="00F01C01">
        <w:rPr>
          <w:color w:val="000000" w:themeColor="text1"/>
          <w:sz w:val="24"/>
          <w:szCs w:val="24"/>
        </w:rPr>
        <w:t xml:space="preserve"> (Mw) </w:t>
      </w:r>
      <w:r w:rsidRPr="00F01C01">
        <w:rPr>
          <w:color w:val="000000" w:themeColor="text1"/>
          <w:sz w:val="24"/>
          <w:szCs w:val="24"/>
        </w:rPr>
        <w:t>8</w:t>
      </w:r>
      <w:r w:rsidR="00892E1A">
        <w:rPr>
          <w:color w:val="000000" w:themeColor="text1"/>
          <w:sz w:val="24"/>
          <w:szCs w:val="24"/>
        </w:rPr>
        <w:t>.</w:t>
      </w:r>
      <w:r w:rsidRPr="00F01C01">
        <w:rPr>
          <w:color w:val="000000" w:themeColor="text1"/>
          <w:sz w:val="24"/>
          <w:szCs w:val="24"/>
        </w:rPr>
        <w:t>8</w:t>
      </w:r>
      <w:r w:rsidR="00511F28" w:rsidRPr="00F01C01">
        <w:rPr>
          <w:color w:val="000000" w:themeColor="text1"/>
          <w:sz w:val="24"/>
          <w:szCs w:val="24"/>
        </w:rPr>
        <w:t xml:space="preserve"> </w:t>
      </w:r>
      <w:r w:rsidRPr="00F01C01">
        <w:rPr>
          <w:color w:val="000000" w:themeColor="text1"/>
          <w:sz w:val="24"/>
          <w:szCs w:val="24"/>
        </w:rPr>
        <w:t>ocurrido el 27 de febrero de 2010 a las 03:34 (hora local) en Cauquenes zona central de Chile</w:t>
      </w:r>
      <w:r w:rsidR="00C86088" w:rsidRPr="00F01C01">
        <w:rPr>
          <w:color w:val="000000" w:themeColor="text1"/>
          <w:sz w:val="24"/>
          <w:szCs w:val="24"/>
        </w:rPr>
        <w:t>.</w:t>
      </w:r>
    </w:p>
    <w:p w14:paraId="37BA0DB5" w14:textId="3F3D6DE6" w:rsidR="00145236" w:rsidRPr="00F01C01" w:rsidRDefault="00C86088" w:rsidP="0036058F">
      <w:pPr>
        <w:spacing w:after="0" w:line="360" w:lineRule="auto"/>
        <w:ind w:left="11" w:right="28" w:firstLine="709"/>
        <w:rPr>
          <w:b/>
          <w:bCs/>
          <w:strike/>
          <w:color w:val="000000" w:themeColor="text1"/>
          <w:sz w:val="24"/>
          <w:szCs w:val="24"/>
        </w:rPr>
      </w:pPr>
      <w:r w:rsidRPr="00F01C01">
        <w:rPr>
          <w:color w:val="000000" w:themeColor="text1"/>
          <w:sz w:val="24"/>
          <w:szCs w:val="24"/>
        </w:rPr>
        <w:t xml:space="preserve">Éste </w:t>
      </w:r>
      <w:r w:rsidR="00145236" w:rsidRPr="00F01C01">
        <w:rPr>
          <w:color w:val="000000" w:themeColor="text1"/>
          <w:sz w:val="24"/>
          <w:szCs w:val="24"/>
        </w:rPr>
        <w:t xml:space="preserve">ocasionó </w:t>
      </w:r>
      <w:r w:rsidRPr="00F01C01">
        <w:rPr>
          <w:color w:val="000000" w:themeColor="text1"/>
          <w:sz w:val="24"/>
          <w:szCs w:val="24"/>
        </w:rPr>
        <w:t xml:space="preserve">el </w:t>
      </w:r>
      <w:r w:rsidR="00145236" w:rsidRPr="00F01C01">
        <w:rPr>
          <w:color w:val="000000" w:themeColor="text1"/>
          <w:sz w:val="24"/>
          <w:szCs w:val="24"/>
        </w:rPr>
        <w:t>levantamiento de 1</w:t>
      </w:r>
      <w:r w:rsidR="00892E1A">
        <w:rPr>
          <w:color w:val="000000" w:themeColor="text1"/>
          <w:sz w:val="24"/>
          <w:szCs w:val="24"/>
        </w:rPr>
        <w:t>.</w:t>
      </w:r>
      <w:r w:rsidR="00145236" w:rsidRPr="00F01C01">
        <w:rPr>
          <w:color w:val="000000" w:themeColor="text1"/>
          <w:sz w:val="24"/>
          <w:szCs w:val="24"/>
        </w:rPr>
        <w:t>6 m</w:t>
      </w:r>
      <w:r w:rsidR="00511F28" w:rsidRPr="00F01C01">
        <w:rPr>
          <w:color w:val="000000" w:themeColor="text1"/>
          <w:sz w:val="24"/>
          <w:szCs w:val="24"/>
        </w:rPr>
        <w:t>etros</w:t>
      </w:r>
      <w:r w:rsidR="00145236" w:rsidRPr="00F01C01">
        <w:rPr>
          <w:color w:val="000000" w:themeColor="text1"/>
          <w:sz w:val="24"/>
          <w:szCs w:val="24"/>
        </w:rPr>
        <w:t xml:space="preserve"> sobre el nivel de mar del humedal costero de Tubul-Raqui (costa chilena central) lo que género desecación parcial y con ello modificación en su estructura hídrica alterando además la composición biológica y funcional </w:t>
      </w:r>
      <w:r w:rsidR="0098554B" w:rsidRPr="00F01C01">
        <w:rPr>
          <w:color w:val="000000" w:themeColor="text1"/>
          <w:sz w:val="24"/>
          <w:szCs w:val="24"/>
          <w:lang w:val="es-ES"/>
        </w:rPr>
        <w:t>[</w:t>
      </w:r>
      <w:r w:rsidR="00ED2EE5" w:rsidRPr="00F01C01">
        <w:rPr>
          <w:color w:val="000000" w:themeColor="text1"/>
          <w:sz w:val="24"/>
          <w:szCs w:val="24"/>
          <w:lang w:val="es-ES"/>
        </w:rPr>
        <w:t>1</w:t>
      </w:r>
      <w:r w:rsidR="003B3EC5" w:rsidRPr="00F01C01">
        <w:rPr>
          <w:color w:val="000000" w:themeColor="text1"/>
          <w:sz w:val="24"/>
          <w:szCs w:val="24"/>
          <w:lang w:val="es-ES"/>
        </w:rPr>
        <w:t>8</w:t>
      </w:r>
      <w:r w:rsidR="0098554B" w:rsidRPr="00F01C01">
        <w:rPr>
          <w:color w:val="000000" w:themeColor="text1"/>
          <w:sz w:val="24"/>
          <w:szCs w:val="24"/>
          <w:lang w:val="es-ES"/>
        </w:rPr>
        <w:t>].</w:t>
      </w:r>
      <w:r w:rsidR="0098554B" w:rsidRPr="00F01C01">
        <w:rPr>
          <w:color w:val="000000" w:themeColor="text1"/>
          <w:sz w:val="24"/>
          <w:szCs w:val="24"/>
        </w:rPr>
        <w:t xml:space="preserve"> </w:t>
      </w:r>
    </w:p>
    <w:p w14:paraId="3601B1C4" w14:textId="7CD94E5E" w:rsidR="00145236" w:rsidRPr="00F01C01" w:rsidRDefault="00145236" w:rsidP="007C5FB3">
      <w:pPr>
        <w:spacing w:after="0" w:line="360" w:lineRule="auto"/>
        <w:ind w:left="11" w:right="28" w:firstLine="710"/>
        <w:rPr>
          <w:strike/>
          <w:color w:val="000000" w:themeColor="text1"/>
          <w:sz w:val="24"/>
          <w:szCs w:val="24"/>
        </w:rPr>
      </w:pPr>
      <w:r w:rsidRPr="00F01C01">
        <w:rPr>
          <w:color w:val="000000" w:themeColor="text1"/>
          <w:sz w:val="24"/>
          <w:szCs w:val="24"/>
        </w:rPr>
        <w:t xml:space="preserve">Los daños ambientales ocasionados por el terremoto se definieron a partir de un referente previo al evento, con el fin de comparar estructura del hábitat, calidad del agua y composición de la biota acuática del humedal. Con </w:t>
      </w:r>
      <w:r w:rsidR="00550F1E" w:rsidRPr="00F01C01">
        <w:rPr>
          <w:color w:val="000000" w:themeColor="text1"/>
          <w:sz w:val="24"/>
          <w:szCs w:val="24"/>
        </w:rPr>
        <w:t>noticias de prensa,</w:t>
      </w:r>
      <w:r w:rsidR="00550F1E" w:rsidRPr="00F01C01" w:rsidDel="00550F1E">
        <w:rPr>
          <w:color w:val="000000" w:themeColor="text1"/>
          <w:sz w:val="24"/>
          <w:szCs w:val="24"/>
        </w:rPr>
        <w:t xml:space="preserve"> </w:t>
      </w:r>
      <w:r w:rsidR="00FC69E2" w:rsidRPr="00F01C01">
        <w:rPr>
          <w:color w:val="000000" w:themeColor="text1"/>
          <w:sz w:val="24"/>
          <w:szCs w:val="24"/>
        </w:rPr>
        <w:t xml:space="preserve">les </w:t>
      </w:r>
      <w:r w:rsidRPr="00F01C01">
        <w:rPr>
          <w:color w:val="000000" w:themeColor="text1"/>
          <w:sz w:val="24"/>
          <w:szCs w:val="24"/>
        </w:rPr>
        <w:t>fue posible determinar los daños ocurridos durante el evento y momentos posteriores, donde no se podía acceder a la zona de impacto, obteniendo registros preliminares sobre los cambios del ecosistema.  Los trastornos no sólo se debieron a la alteración de la plataforma del humedal, sino también a la incursión del agua salubre del mar tras el tsunami generado por el movimiento telúrico</w:t>
      </w:r>
      <w:r w:rsidR="0098554B" w:rsidRPr="00F01C01">
        <w:rPr>
          <w:color w:val="000000" w:themeColor="text1"/>
          <w:sz w:val="24"/>
          <w:szCs w:val="24"/>
        </w:rPr>
        <w:t xml:space="preserve"> </w:t>
      </w:r>
      <w:r w:rsidR="0098554B" w:rsidRPr="00F01C01">
        <w:rPr>
          <w:color w:val="000000" w:themeColor="text1"/>
          <w:sz w:val="24"/>
          <w:szCs w:val="24"/>
          <w:lang w:val="es-ES"/>
        </w:rPr>
        <w:t>[</w:t>
      </w:r>
      <w:r w:rsidR="00ED2EE5" w:rsidRPr="00F01C01">
        <w:rPr>
          <w:color w:val="000000" w:themeColor="text1"/>
          <w:sz w:val="24"/>
          <w:szCs w:val="24"/>
          <w:lang w:val="es-ES"/>
        </w:rPr>
        <w:t>1</w:t>
      </w:r>
      <w:r w:rsidR="003B3EC5" w:rsidRPr="00F01C01">
        <w:rPr>
          <w:color w:val="000000" w:themeColor="text1"/>
          <w:sz w:val="24"/>
          <w:szCs w:val="24"/>
          <w:lang w:val="es-ES"/>
        </w:rPr>
        <w:t>8</w:t>
      </w:r>
      <w:r w:rsidR="0098554B" w:rsidRPr="00F01C01">
        <w:rPr>
          <w:color w:val="000000" w:themeColor="text1"/>
          <w:sz w:val="24"/>
          <w:szCs w:val="24"/>
          <w:lang w:val="es-ES"/>
        </w:rPr>
        <w:t>].</w:t>
      </w:r>
    </w:p>
    <w:p w14:paraId="7016511E" w14:textId="51A0BE79" w:rsidR="00145236" w:rsidRPr="00F01C01" w:rsidRDefault="00550F1E" w:rsidP="007C5FB3">
      <w:pPr>
        <w:spacing w:after="0" w:line="360" w:lineRule="auto"/>
        <w:ind w:left="11" w:right="28" w:firstLine="710"/>
        <w:rPr>
          <w:color w:val="000000" w:themeColor="text1"/>
          <w:sz w:val="24"/>
          <w:szCs w:val="24"/>
        </w:rPr>
      </w:pPr>
      <w:r w:rsidRPr="00F01C01">
        <w:rPr>
          <w:color w:val="000000" w:themeColor="text1"/>
          <w:sz w:val="24"/>
          <w:szCs w:val="24"/>
        </w:rPr>
        <w:t xml:space="preserve">El deterioro </w:t>
      </w:r>
      <w:r w:rsidR="00145236" w:rsidRPr="00F01C01">
        <w:rPr>
          <w:color w:val="000000" w:themeColor="text1"/>
          <w:sz w:val="24"/>
          <w:szCs w:val="24"/>
        </w:rPr>
        <w:t xml:space="preserve">de la biodiversidad </w:t>
      </w:r>
      <w:r w:rsidRPr="00F01C01">
        <w:rPr>
          <w:color w:val="000000" w:themeColor="text1"/>
          <w:sz w:val="24"/>
          <w:szCs w:val="24"/>
        </w:rPr>
        <w:t xml:space="preserve">fue incrementando tras la </w:t>
      </w:r>
      <w:r w:rsidR="00145236" w:rsidRPr="00F01C01">
        <w:rPr>
          <w:color w:val="000000" w:themeColor="text1"/>
          <w:sz w:val="24"/>
          <w:szCs w:val="24"/>
        </w:rPr>
        <w:t>desecación</w:t>
      </w:r>
      <w:r w:rsidRPr="00F01C01">
        <w:rPr>
          <w:color w:val="000000" w:themeColor="text1"/>
          <w:sz w:val="24"/>
          <w:szCs w:val="24"/>
        </w:rPr>
        <w:t xml:space="preserve"> del humedal</w:t>
      </w:r>
      <w:r w:rsidR="00892E1A">
        <w:rPr>
          <w:color w:val="000000" w:themeColor="text1"/>
          <w:sz w:val="24"/>
          <w:szCs w:val="24"/>
        </w:rPr>
        <w:t>;</w:t>
      </w:r>
      <w:r w:rsidR="00145236" w:rsidRPr="00F01C01">
        <w:rPr>
          <w:color w:val="000000" w:themeColor="text1"/>
          <w:sz w:val="24"/>
          <w:szCs w:val="24"/>
        </w:rPr>
        <w:t xml:space="preserve"> sin embargo</w:t>
      </w:r>
      <w:r w:rsidR="003F2EBD" w:rsidRPr="00F01C01">
        <w:rPr>
          <w:color w:val="000000" w:themeColor="text1"/>
          <w:sz w:val="24"/>
          <w:szCs w:val="24"/>
        </w:rPr>
        <w:t>,</w:t>
      </w:r>
      <w:r w:rsidR="00145236" w:rsidRPr="00F01C01">
        <w:rPr>
          <w:color w:val="000000" w:themeColor="text1"/>
          <w:sz w:val="24"/>
          <w:szCs w:val="24"/>
        </w:rPr>
        <w:t xml:space="preserve"> </w:t>
      </w:r>
      <w:r w:rsidR="00357AB7" w:rsidRPr="00F01C01">
        <w:rPr>
          <w:color w:val="000000" w:themeColor="text1"/>
          <w:sz w:val="24"/>
          <w:szCs w:val="24"/>
        </w:rPr>
        <w:t>ciertas</w:t>
      </w:r>
      <w:r w:rsidR="00145236" w:rsidRPr="00F01C01">
        <w:rPr>
          <w:color w:val="000000" w:themeColor="text1"/>
          <w:sz w:val="24"/>
          <w:szCs w:val="24"/>
        </w:rPr>
        <w:t xml:space="preserve"> aves tanto residentes como migratorias</w:t>
      </w:r>
      <w:r w:rsidR="00357AB7" w:rsidRPr="00F01C01">
        <w:rPr>
          <w:color w:val="000000" w:themeColor="text1"/>
          <w:sz w:val="24"/>
          <w:szCs w:val="24"/>
        </w:rPr>
        <w:t>,</w:t>
      </w:r>
      <w:r w:rsidR="00145236" w:rsidRPr="00F01C01">
        <w:rPr>
          <w:color w:val="000000" w:themeColor="text1"/>
          <w:sz w:val="24"/>
          <w:szCs w:val="24"/>
        </w:rPr>
        <w:t xml:space="preserve"> continuaron usando el humedal como refugio y lugar de anidación, lo que confirm</w:t>
      </w:r>
      <w:r w:rsidR="00357AB7" w:rsidRPr="00F01C01">
        <w:rPr>
          <w:color w:val="000000" w:themeColor="text1"/>
          <w:sz w:val="24"/>
          <w:szCs w:val="24"/>
        </w:rPr>
        <w:t>ó</w:t>
      </w:r>
      <w:r w:rsidR="00145236" w:rsidRPr="00F01C01">
        <w:rPr>
          <w:color w:val="000000" w:themeColor="text1"/>
          <w:sz w:val="24"/>
          <w:szCs w:val="24"/>
        </w:rPr>
        <w:t xml:space="preserve"> </w:t>
      </w:r>
      <w:r w:rsidR="00892E1A" w:rsidRPr="00F01C01">
        <w:rPr>
          <w:color w:val="000000" w:themeColor="text1"/>
          <w:sz w:val="24"/>
          <w:szCs w:val="24"/>
        </w:rPr>
        <w:t>que,</w:t>
      </w:r>
      <w:r w:rsidR="00145236" w:rsidRPr="00F01C01">
        <w:rPr>
          <w:color w:val="000000" w:themeColor="text1"/>
          <w:sz w:val="24"/>
          <w:szCs w:val="24"/>
        </w:rPr>
        <w:t xml:space="preserve"> a pesar del disturbio severo</w:t>
      </w:r>
      <w:r w:rsidR="00357AB7" w:rsidRPr="00F01C01">
        <w:rPr>
          <w:color w:val="000000" w:themeColor="text1"/>
          <w:sz w:val="24"/>
          <w:szCs w:val="24"/>
        </w:rPr>
        <w:t>,</w:t>
      </w:r>
      <w:r w:rsidR="00145236" w:rsidRPr="00F01C01">
        <w:rPr>
          <w:color w:val="000000" w:themeColor="text1"/>
          <w:sz w:val="24"/>
          <w:szCs w:val="24"/>
        </w:rPr>
        <w:t xml:space="preserve"> algunos grupos biológicos resisten los cambios y logran adaptarse a las nuevas condiciones </w:t>
      </w:r>
      <w:r w:rsidR="00357AB7" w:rsidRPr="00F01C01">
        <w:rPr>
          <w:color w:val="000000" w:themeColor="text1"/>
          <w:sz w:val="24"/>
          <w:szCs w:val="24"/>
        </w:rPr>
        <w:t>post</w:t>
      </w:r>
      <w:r w:rsidR="00145236" w:rsidRPr="00F01C01">
        <w:rPr>
          <w:color w:val="000000" w:themeColor="text1"/>
          <w:sz w:val="24"/>
          <w:szCs w:val="24"/>
        </w:rPr>
        <w:t xml:space="preserve"> disturbio</w:t>
      </w:r>
      <w:r w:rsidR="0098554B" w:rsidRPr="00F01C01">
        <w:rPr>
          <w:color w:val="000000" w:themeColor="text1"/>
          <w:sz w:val="24"/>
          <w:szCs w:val="24"/>
        </w:rPr>
        <w:t xml:space="preserve"> </w:t>
      </w:r>
      <w:r w:rsidR="0098554B" w:rsidRPr="00F01C01">
        <w:rPr>
          <w:color w:val="000000" w:themeColor="text1"/>
          <w:sz w:val="24"/>
          <w:szCs w:val="24"/>
          <w:lang w:val="es-ES"/>
        </w:rPr>
        <w:t>[</w:t>
      </w:r>
      <w:r w:rsidR="00ED2EE5" w:rsidRPr="00F01C01">
        <w:rPr>
          <w:color w:val="000000" w:themeColor="text1"/>
          <w:sz w:val="24"/>
          <w:szCs w:val="24"/>
          <w:lang w:val="es-ES"/>
        </w:rPr>
        <w:t>1</w:t>
      </w:r>
      <w:r w:rsidR="003B3EC5" w:rsidRPr="00F01C01">
        <w:rPr>
          <w:color w:val="000000" w:themeColor="text1"/>
          <w:sz w:val="24"/>
          <w:szCs w:val="24"/>
          <w:lang w:val="es-ES"/>
        </w:rPr>
        <w:t>8</w:t>
      </w:r>
      <w:r w:rsidR="0098554B" w:rsidRPr="00F01C01">
        <w:rPr>
          <w:color w:val="000000" w:themeColor="text1"/>
          <w:sz w:val="24"/>
          <w:szCs w:val="24"/>
          <w:lang w:val="es-ES"/>
        </w:rPr>
        <w:t>].</w:t>
      </w:r>
    </w:p>
    <w:p w14:paraId="7416ED80" w14:textId="5B2534D0" w:rsidR="00145236" w:rsidRPr="00F01C01" w:rsidRDefault="00145236" w:rsidP="007C5FB3">
      <w:pPr>
        <w:spacing w:after="0" w:line="360" w:lineRule="auto"/>
        <w:ind w:left="11" w:right="28" w:firstLine="710"/>
        <w:rPr>
          <w:color w:val="000000" w:themeColor="text1"/>
          <w:sz w:val="24"/>
          <w:szCs w:val="24"/>
        </w:rPr>
      </w:pPr>
      <w:r w:rsidRPr="00F01C01">
        <w:rPr>
          <w:color w:val="000000" w:themeColor="text1"/>
          <w:sz w:val="24"/>
          <w:szCs w:val="24"/>
        </w:rPr>
        <w:lastRenderedPageBreak/>
        <w:t xml:space="preserve">En este escenario, </w:t>
      </w:r>
      <w:r w:rsidR="00357AB7" w:rsidRPr="00F01C01">
        <w:rPr>
          <w:color w:val="000000" w:themeColor="text1"/>
          <w:sz w:val="24"/>
          <w:szCs w:val="24"/>
        </w:rPr>
        <w:t>de transformación</w:t>
      </w:r>
      <w:r w:rsidR="00357AB7" w:rsidRPr="00F01C01" w:rsidDel="00357AB7">
        <w:rPr>
          <w:color w:val="000000" w:themeColor="text1"/>
          <w:sz w:val="24"/>
          <w:szCs w:val="24"/>
        </w:rPr>
        <w:t xml:space="preserve"> </w:t>
      </w:r>
      <w:r w:rsidRPr="00F01C01">
        <w:rPr>
          <w:color w:val="000000" w:themeColor="text1"/>
          <w:sz w:val="24"/>
          <w:szCs w:val="24"/>
        </w:rPr>
        <w:t>del ecosistema</w:t>
      </w:r>
      <w:r w:rsidR="00357AB7" w:rsidRPr="00F01C01">
        <w:rPr>
          <w:color w:val="000000" w:themeColor="text1"/>
          <w:sz w:val="24"/>
          <w:szCs w:val="24"/>
        </w:rPr>
        <w:t>,</w:t>
      </w:r>
      <w:r w:rsidRPr="00F01C01">
        <w:rPr>
          <w:color w:val="000000" w:themeColor="text1"/>
          <w:sz w:val="24"/>
          <w:szCs w:val="24"/>
        </w:rPr>
        <w:t xml:space="preserve"> </w:t>
      </w:r>
      <w:r w:rsidR="00357AB7" w:rsidRPr="00F01C01">
        <w:rPr>
          <w:color w:val="000000" w:themeColor="text1"/>
          <w:sz w:val="24"/>
          <w:szCs w:val="24"/>
        </w:rPr>
        <w:t xml:space="preserve">la intervención sobre las </w:t>
      </w:r>
      <w:r w:rsidRPr="00F01C01">
        <w:rPr>
          <w:color w:val="000000" w:themeColor="text1"/>
          <w:sz w:val="24"/>
          <w:szCs w:val="24"/>
        </w:rPr>
        <w:t>amenaza</w:t>
      </w:r>
      <w:r w:rsidR="00357AB7" w:rsidRPr="00F01C01">
        <w:rPr>
          <w:color w:val="000000" w:themeColor="text1"/>
          <w:sz w:val="24"/>
          <w:szCs w:val="24"/>
        </w:rPr>
        <w:t>s</w:t>
      </w:r>
      <w:r w:rsidRPr="00F01C01">
        <w:rPr>
          <w:color w:val="000000" w:themeColor="text1"/>
          <w:sz w:val="24"/>
          <w:szCs w:val="24"/>
        </w:rPr>
        <w:t xml:space="preserve"> </w:t>
      </w:r>
      <w:r w:rsidR="00357AB7" w:rsidRPr="00F01C01">
        <w:rPr>
          <w:color w:val="000000" w:themeColor="text1"/>
          <w:sz w:val="24"/>
          <w:szCs w:val="24"/>
        </w:rPr>
        <w:t xml:space="preserve">por terremoto y </w:t>
      </w:r>
      <w:r w:rsidRPr="00F01C01">
        <w:rPr>
          <w:color w:val="000000" w:themeColor="text1"/>
          <w:sz w:val="24"/>
          <w:szCs w:val="24"/>
        </w:rPr>
        <w:t xml:space="preserve">tsunami </w:t>
      </w:r>
      <w:r w:rsidR="00357AB7" w:rsidRPr="00F01C01">
        <w:rPr>
          <w:color w:val="000000" w:themeColor="text1"/>
          <w:sz w:val="24"/>
          <w:szCs w:val="24"/>
        </w:rPr>
        <w:t>son nulas, igual que disminuir la vulnerabilidad física del ecosistema de humedal costero</w:t>
      </w:r>
      <w:r w:rsidR="00586AB8" w:rsidRPr="00F01C01">
        <w:rPr>
          <w:color w:val="000000" w:themeColor="text1"/>
          <w:sz w:val="24"/>
          <w:szCs w:val="24"/>
        </w:rPr>
        <w:t>,</w:t>
      </w:r>
      <w:r w:rsidR="00357AB7" w:rsidRPr="00F01C01">
        <w:rPr>
          <w:color w:val="000000" w:themeColor="text1"/>
          <w:sz w:val="24"/>
          <w:szCs w:val="24"/>
        </w:rPr>
        <w:t xml:space="preserve"> por lo que sólo queda reconocer</w:t>
      </w:r>
      <w:r w:rsidR="00357AB7" w:rsidRPr="00F01C01" w:rsidDel="00357AB7">
        <w:rPr>
          <w:color w:val="000000" w:themeColor="text1"/>
          <w:sz w:val="24"/>
          <w:szCs w:val="24"/>
        </w:rPr>
        <w:t xml:space="preserve"> </w:t>
      </w:r>
      <w:r w:rsidRPr="00F01C01">
        <w:rPr>
          <w:color w:val="000000" w:themeColor="text1"/>
          <w:sz w:val="24"/>
          <w:szCs w:val="24"/>
        </w:rPr>
        <w:t xml:space="preserve">la adaptación </w:t>
      </w:r>
      <w:r w:rsidR="003F2EBD" w:rsidRPr="00F01C01">
        <w:rPr>
          <w:color w:val="000000" w:themeColor="text1"/>
          <w:sz w:val="24"/>
          <w:szCs w:val="24"/>
        </w:rPr>
        <w:t xml:space="preserve">post evento </w:t>
      </w:r>
      <w:r w:rsidRPr="00F01C01">
        <w:rPr>
          <w:color w:val="000000" w:themeColor="text1"/>
          <w:sz w:val="24"/>
          <w:szCs w:val="24"/>
        </w:rPr>
        <w:t xml:space="preserve">de ciertos grupos bióticos </w:t>
      </w:r>
      <w:r w:rsidR="00357AB7" w:rsidRPr="00F01C01">
        <w:rPr>
          <w:color w:val="000000" w:themeColor="text1"/>
          <w:sz w:val="24"/>
          <w:szCs w:val="24"/>
        </w:rPr>
        <w:t xml:space="preserve">para planificar </w:t>
      </w:r>
      <w:r w:rsidRPr="00F01C01">
        <w:rPr>
          <w:color w:val="000000" w:themeColor="text1"/>
          <w:sz w:val="24"/>
          <w:szCs w:val="24"/>
        </w:rPr>
        <w:t>la restauración ecológica</w:t>
      </w:r>
      <w:r w:rsidR="00357AB7" w:rsidRPr="00F01C01">
        <w:rPr>
          <w:color w:val="000000" w:themeColor="text1"/>
          <w:sz w:val="24"/>
          <w:szCs w:val="24"/>
        </w:rPr>
        <w:t>,</w:t>
      </w:r>
      <w:r w:rsidRPr="00F01C01">
        <w:rPr>
          <w:color w:val="000000" w:themeColor="text1"/>
          <w:sz w:val="24"/>
          <w:szCs w:val="24"/>
        </w:rPr>
        <w:t xml:space="preserve"> </w:t>
      </w:r>
      <w:r w:rsidR="00357AB7" w:rsidRPr="00F01C01">
        <w:rPr>
          <w:color w:val="000000" w:themeColor="text1"/>
          <w:sz w:val="24"/>
          <w:szCs w:val="24"/>
        </w:rPr>
        <w:t>acorde</w:t>
      </w:r>
      <w:r w:rsidRPr="00F01C01">
        <w:rPr>
          <w:color w:val="000000" w:themeColor="text1"/>
          <w:sz w:val="24"/>
          <w:szCs w:val="24"/>
        </w:rPr>
        <w:t xml:space="preserve"> a las nuevas condiciones.</w:t>
      </w:r>
    </w:p>
    <w:p w14:paraId="463884CE" w14:textId="7E07AA35" w:rsidR="00010906" w:rsidRPr="00F01C01" w:rsidRDefault="00145236" w:rsidP="007C5FB3">
      <w:pPr>
        <w:spacing w:after="0" w:line="360" w:lineRule="auto"/>
        <w:ind w:left="11" w:right="28" w:firstLine="710"/>
        <w:rPr>
          <w:color w:val="000000" w:themeColor="text1"/>
          <w:sz w:val="24"/>
          <w:szCs w:val="24"/>
        </w:rPr>
      </w:pPr>
      <w:r w:rsidRPr="00F01C01">
        <w:rPr>
          <w:color w:val="000000" w:themeColor="text1"/>
          <w:sz w:val="24"/>
          <w:szCs w:val="24"/>
        </w:rPr>
        <w:t>En ambos casos, la</w:t>
      </w:r>
      <w:r w:rsidR="00863FC1" w:rsidRPr="00F01C01">
        <w:rPr>
          <w:color w:val="000000" w:themeColor="text1"/>
          <w:sz w:val="24"/>
          <w:szCs w:val="24"/>
        </w:rPr>
        <w:t>s</w:t>
      </w:r>
      <w:r w:rsidRPr="00F01C01">
        <w:rPr>
          <w:color w:val="000000" w:themeColor="text1"/>
          <w:sz w:val="24"/>
          <w:szCs w:val="24"/>
        </w:rPr>
        <w:t xml:space="preserve"> </w:t>
      </w:r>
      <w:r w:rsidR="00863FC1" w:rsidRPr="00F01C01">
        <w:rPr>
          <w:color w:val="000000" w:themeColor="text1"/>
          <w:sz w:val="24"/>
          <w:szCs w:val="24"/>
        </w:rPr>
        <w:t xml:space="preserve">investigaciones tienen </w:t>
      </w:r>
      <w:r w:rsidRPr="00F01C01">
        <w:rPr>
          <w:color w:val="000000" w:themeColor="text1"/>
          <w:sz w:val="24"/>
          <w:szCs w:val="24"/>
        </w:rPr>
        <w:t>en cuenta elementos bióticos claves</w:t>
      </w:r>
      <w:r w:rsidR="00863FC1" w:rsidRPr="00F01C01">
        <w:rPr>
          <w:color w:val="000000" w:themeColor="text1"/>
          <w:sz w:val="24"/>
          <w:szCs w:val="24"/>
        </w:rPr>
        <w:t>,</w:t>
      </w:r>
      <w:r w:rsidRPr="00F01C01">
        <w:rPr>
          <w:color w:val="000000" w:themeColor="text1"/>
          <w:sz w:val="24"/>
          <w:szCs w:val="24"/>
        </w:rPr>
        <w:t xml:space="preserve"> </w:t>
      </w:r>
      <w:r w:rsidR="00863FC1" w:rsidRPr="00F01C01">
        <w:rPr>
          <w:color w:val="000000" w:themeColor="text1"/>
          <w:sz w:val="24"/>
          <w:szCs w:val="24"/>
        </w:rPr>
        <w:t>evidentes desde el reconocimiento de</w:t>
      </w:r>
      <w:r w:rsidRPr="00F01C01">
        <w:rPr>
          <w:color w:val="000000" w:themeColor="text1"/>
          <w:sz w:val="24"/>
          <w:szCs w:val="24"/>
        </w:rPr>
        <w:t xml:space="preserve"> la vulnerabilidad ambiental y física de los ecosistemas</w:t>
      </w:r>
      <w:r w:rsidR="00863FC1" w:rsidRPr="00F01C01">
        <w:rPr>
          <w:color w:val="000000" w:themeColor="text1"/>
          <w:sz w:val="24"/>
          <w:szCs w:val="24"/>
        </w:rPr>
        <w:t>,</w:t>
      </w:r>
      <w:r w:rsidRPr="00F01C01">
        <w:rPr>
          <w:color w:val="000000" w:themeColor="text1"/>
          <w:sz w:val="24"/>
          <w:szCs w:val="24"/>
        </w:rPr>
        <w:t xml:space="preserve"> que </w:t>
      </w:r>
      <w:r w:rsidR="00863FC1" w:rsidRPr="00F01C01">
        <w:rPr>
          <w:color w:val="000000" w:themeColor="text1"/>
          <w:sz w:val="24"/>
          <w:szCs w:val="24"/>
        </w:rPr>
        <w:t xml:space="preserve">facilitan </w:t>
      </w:r>
      <w:r w:rsidRPr="00F01C01">
        <w:rPr>
          <w:color w:val="000000" w:themeColor="text1"/>
          <w:sz w:val="24"/>
          <w:szCs w:val="24"/>
        </w:rPr>
        <w:t xml:space="preserve">la toma de decisiones </w:t>
      </w:r>
      <w:r w:rsidR="00863FC1" w:rsidRPr="00F01C01">
        <w:rPr>
          <w:color w:val="000000" w:themeColor="text1"/>
          <w:sz w:val="24"/>
          <w:szCs w:val="24"/>
        </w:rPr>
        <w:t xml:space="preserve">para definir las </w:t>
      </w:r>
      <w:r w:rsidRPr="00F01C01">
        <w:rPr>
          <w:color w:val="000000" w:themeColor="text1"/>
          <w:sz w:val="24"/>
          <w:szCs w:val="24"/>
        </w:rPr>
        <w:t xml:space="preserve">estrategias de planificación </w:t>
      </w:r>
      <w:r w:rsidR="003F2EBD" w:rsidRPr="00F01C01">
        <w:rPr>
          <w:color w:val="000000" w:themeColor="text1"/>
          <w:sz w:val="24"/>
          <w:szCs w:val="24"/>
        </w:rPr>
        <w:t>que permitan</w:t>
      </w:r>
      <w:r w:rsidRPr="00F01C01">
        <w:rPr>
          <w:color w:val="000000" w:themeColor="text1"/>
          <w:sz w:val="24"/>
          <w:szCs w:val="24"/>
        </w:rPr>
        <w:t xml:space="preserve"> el restablecimiento de los servicios ecosistémicos.</w:t>
      </w:r>
    </w:p>
    <w:p w14:paraId="3BDA4DA5" w14:textId="5F935CB6" w:rsidR="0037190F" w:rsidRPr="00F01C01" w:rsidRDefault="00100C50" w:rsidP="007C5FB3">
      <w:pPr>
        <w:pStyle w:val="Ttulo2"/>
        <w:keepNext w:val="0"/>
        <w:keepLines w:val="0"/>
        <w:spacing w:before="160" w:after="120" w:line="360" w:lineRule="auto"/>
        <w:ind w:left="11" w:right="28" w:hanging="11"/>
        <w:rPr>
          <w:b w:val="0"/>
          <w:color w:val="000000" w:themeColor="text1"/>
          <w:sz w:val="24"/>
          <w:szCs w:val="24"/>
          <w:lang w:val="es-CO"/>
        </w:rPr>
      </w:pPr>
      <w:r w:rsidRPr="00F01C01">
        <w:rPr>
          <w:color w:val="000000" w:themeColor="text1"/>
          <w:sz w:val="24"/>
          <w:szCs w:val="24"/>
          <w:lang w:val="es-CO"/>
        </w:rPr>
        <w:t>2.2</w:t>
      </w:r>
      <w:r w:rsidR="00586AB8" w:rsidRPr="00F01C01">
        <w:rPr>
          <w:color w:val="000000" w:themeColor="text1"/>
          <w:sz w:val="24"/>
          <w:szCs w:val="24"/>
          <w:lang w:val="es-CO"/>
        </w:rPr>
        <w:t xml:space="preserve">.  </w:t>
      </w:r>
      <w:r w:rsidR="00145236" w:rsidRPr="00F01C01">
        <w:rPr>
          <w:color w:val="000000" w:themeColor="text1"/>
          <w:sz w:val="24"/>
          <w:szCs w:val="24"/>
          <w:lang w:val="es-CO"/>
        </w:rPr>
        <w:t>Biodiversidad y sus servicios ecosistémicos como atenuador de riesgos e impactos</w:t>
      </w:r>
    </w:p>
    <w:p w14:paraId="2DBB9DA7" w14:textId="60FE51A3" w:rsidR="00863FC1" w:rsidRPr="00F01C01" w:rsidRDefault="00863FC1" w:rsidP="00892E1A">
      <w:pPr>
        <w:spacing w:after="160" w:line="360" w:lineRule="auto"/>
        <w:ind w:firstLine="0"/>
        <w:rPr>
          <w:color w:val="000000" w:themeColor="text1"/>
          <w:sz w:val="24"/>
          <w:szCs w:val="24"/>
        </w:rPr>
      </w:pPr>
      <w:r w:rsidRPr="00F01C01">
        <w:rPr>
          <w:color w:val="000000" w:themeColor="text1"/>
          <w:sz w:val="24"/>
          <w:szCs w:val="24"/>
        </w:rPr>
        <w:t xml:space="preserve">Renaud </w:t>
      </w:r>
      <w:r w:rsidR="0017464C" w:rsidRPr="00F01C01">
        <w:rPr>
          <w:color w:val="000000" w:themeColor="text1"/>
          <w:sz w:val="24"/>
          <w:szCs w:val="24"/>
        </w:rPr>
        <w:t>et al</w:t>
      </w:r>
      <w:r w:rsidR="0017464C">
        <w:rPr>
          <w:color w:val="000000" w:themeColor="text1"/>
          <w:sz w:val="24"/>
          <w:szCs w:val="24"/>
        </w:rPr>
        <w:t>.</w:t>
      </w:r>
      <w:r w:rsidR="0017464C" w:rsidRPr="00F01C01">
        <w:rPr>
          <w:color w:val="000000" w:themeColor="text1"/>
          <w:sz w:val="24"/>
          <w:szCs w:val="24"/>
          <w:lang w:val="es-ES"/>
        </w:rPr>
        <w:t xml:space="preserve"> </w:t>
      </w:r>
      <w:r w:rsidR="005659FF" w:rsidRPr="00F01C01">
        <w:rPr>
          <w:color w:val="000000" w:themeColor="text1"/>
          <w:sz w:val="24"/>
          <w:szCs w:val="24"/>
          <w:lang w:val="es-ES"/>
        </w:rPr>
        <w:t>[</w:t>
      </w:r>
      <w:r w:rsidR="003B3EC5" w:rsidRPr="00F01C01">
        <w:rPr>
          <w:color w:val="000000" w:themeColor="text1"/>
          <w:sz w:val="24"/>
          <w:szCs w:val="24"/>
          <w:lang w:val="es-ES"/>
        </w:rPr>
        <w:t>19</w:t>
      </w:r>
      <w:r w:rsidR="005659FF" w:rsidRPr="00F01C01">
        <w:rPr>
          <w:color w:val="000000" w:themeColor="text1"/>
          <w:sz w:val="24"/>
          <w:szCs w:val="24"/>
          <w:lang w:val="es-ES"/>
        </w:rPr>
        <w:t>]</w:t>
      </w:r>
      <w:r w:rsidR="004344F5" w:rsidRPr="00F01C01">
        <w:rPr>
          <w:color w:val="000000" w:themeColor="text1"/>
          <w:sz w:val="24"/>
          <w:szCs w:val="24"/>
          <w:lang w:val="es-ES"/>
        </w:rPr>
        <w:t xml:space="preserve"> </w:t>
      </w:r>
      <w:r w:rsidRPr="00F01C01">
        <w:rPr>
          <w:color w:val="000000" w:themeColor="text1"/>
          <w:sz w:val="24"/>
          <w:szCs w:val="24"/>
        </w:rPr>
        <w:t>refieren e</w:t>
      </w:r>
      <w:r w:rsidR="00145236" w:rsidRPr="00F01C01">
        <w:rPr>
          <w:color w:val="000000" w:themeColor="text1"/>
          <w:sz w:val="24"/>
          <w:szCs w:val="24"/>
        </w:rPr>
        <w:t xml:space="preserve">l papel de la biodiversidad y sus servicios ecosistémicos en los escenarios de riesgo y cambio climático ha tomado fuerza y reconocimiento a nivel mundial.  </w:t>
      </w:r>
      <w:r w:rsidRPr="00F01C01">
        <w:rPr>
          <w:color w:val="000000" w:themeColor="text1"/>
          <w:sz w:val="24"/>
          <w:szCs w:val="24"/>
        </w:rPr>
        <w:t>L</w:t>
      </w:r>
      <w:r w:rsidR="00145236" w:rsidRPr="00F01C01">
        <w:rPr>
          <w:color w:val="000000" w:themeColor="text1"/>
          <w:sz w:val="24"/>
          <w:szCs w:val="24"/>
        </w:rPr>
        <w:t xml:space="preserve">a </w:t>
      </w:r>
      <w:bookmarkStart w:id="18" w:name="_Hlk89261662"/>
      <w:r w:rsidR="00145236" w:rsidRPr="00F01C01">
        <w:rPr>
          <w:color w:val="000000" w:themeColor="text1"/>
          <w:sz w:val="24"/>
          <w:szCs w:val="24"/>
        </w:rPr>
        <w:t>reducción del riesgo de desastres basada en ecosistemas y adaptación frente al cambio climático</w:t>
      </w:r>
      <w:bookmarkEnd w:id="18"/>
      <w:r w:rsidR="00145236" w:rsidRPr="00F01C01">
        <w:rPr>
          <w:color w:val="000000" w:themeColor="text1"/>
          <w:sz w:val="24"/>
          <w:szCs w:val="24"/>
        </w:rPr>
        <w:t xml:space="preserve"> (</w:t>
      </w:r>
      <w:bookmarkStart w:id="19" w:name="_Hlk89261650"/>
      <w:r w:rsidR="00145236" w:rsidRPr="00F01C01">
        <w:rPr>
          <w:color w:val="000000" w:themeColor="text1"/>
          <w:sz w:val="24"/>
          <w:szCs w:val="24"/>
        </w:rPr>
        <w:t>Eco-RRD/ACC</w:t>
      </w:r>
      <w:bookmarkEnd w:id="19"/>
      <w:r w:rsidR="00145236" w:rsidRPr="00F01C01">
        <w:rPr>
          <w:color w:val="000000" w:themeColor="text1"/>
          <w:sz w:val="24"/>
          <w:szCs w:val="24"/>
        </w:rPr>
        <w:t xml:space="preserve">) ha promovido la generación de políticas, investigaciones e intervenciones específicas en escenarios que relacionan el riesgo de desastres y la adaptación frente al cambio climático. </w:t>
      </w:r>
    </w:p>
    <w:tbl>
      <w:tblPr>
        <w:tblStyle w:val="Tablaconcuadrcula"/>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8854"/>
      </w:tblGrid>
      <w:tr w:rsidR="00A474CB" w:rsidRPr="00F01C01" w14:paraId="109D278B" w14:textId="77777777" w:rsidTr="007E1F99">
        <w:tc>
          <w:tcPr>
            <w:tcW w:w="8854" w:type="dxa"/>
            <w:shd w:val="clear" w:color="auto" w:fill="DEEAF6" w:themeFill="accent5" w:themeFillTint="33"/>
          </w:tcPr>
          <w:p w14:paraId="6E63062E" w14:textId="7DDA0020" w:rsidR="00863FC1" w:rsidRPr="00F01C01" w:rsidRDefault="00863FC1" w:rsidP="009A540C">
            <w:pPr>
              <w:pStyle w:val="Textonotapie"/>
              <w:spacing w:after="160" w:line="360" w:lineRule="auto"/>
              <w:ind w:left="11" w:right="28"/>
              <w:rPr>
                <w:rFonts w:ascii="Times New Roman" w:hAnsi="Times New Roman" w:cs="Times New Roman"/>
                <w:b/>
                <w:bCs/>
                <w:color w:val="000000" w:themeColor="text1"/>
                <w:sz w:val="24"/>
                <w:szCs w:val="24"/>
              </w:rPr>
            </w:pPr>
            <w:r w:rsidRPr="00F01C01">
              <w:rPr>
                <w:rFonts w:ascii="Times New Roman" w:hAnsi="Times New Roman" w:cs="Times New Roman"/>
                <w:b/>
                <w:bCs/>
                <w:color w:val="000000" w:themeColor="text1"/>
                <w:sz w:val="24"/>
                <w:szCs w:val="24"/>
              </w:rPr>
              <w:t xml:space="preserve">Caja 6.  Mitigación y </w:t>
            </w:r>
            <w:r w:rsidR="0098554B" w:rsidRPr="00F01C01">
              <w:rPr>
                <w:rFonts w:ascii="Times New Roman" w:hAnsi="Times New Roman" w:cs="Times New Roman"/>
                <w:b/>
                <w:bCs/>
                <w:color w:val="000000" w:themeColor="text1"/>
                <w:sz w:val="24"/>
                <w:szCs w:val="24"/>
              </w:rPr>
              <w:t>a</w:t>
            </w:r>
            <w:r w:rsidRPr="00F01C01">
              <w:rPr>
                <w:rFonts w:ascii="Times New Roman" w:hAnsi="Times New Roman" w:cs="Times New Roman"/>
                <w:b/>
                <w:bCs/>
                <w:color w:val="000000" w:themeColor="text1"/>
                <w:sz w:val="24"/>
                <w:szCs w:val="24"/>
              </w:rPr>
              <w:t>daptación frente al cambio climático</w:t>
            </w:r>
          </w:p>
          <w:p w14:paraId="67F0F41E" w14:textId="36FB4894" w:rsidR="00863FC1" w:rsidRPr="00F01C01" w:rsidRDefault="00863FC1" w:rsidP="009A540C">
            <w:pPr>
              <w:pStyle w:val="Textonotapie"/>
              <w:spacing w:after="160" w:line="360" w:lineRule="auto"/>
              <w:ind w:left="11" w:right="28"/>
              <w:rPr>
                <w:rFonts w:ascii="Times New Roman" w:hAnsi="Times New Roman" w:cs="Times New Roman"/>
                <w:color w:val="000000" w:themeColor="text1"/>
                <w:sz w:val="24"/>
                <w:szCs w:val="24"/>
              </w:rPr>
            </w:pPr>
            <w:r w:rsidRPr="00F01C01">
              <w:rPr>
                <w:rFonts w:ascii="Times New Roman" w:hAnsi="Times New Roman" w:cs="Times New Roman"/>
                <w:b/>
                <w:bCs/>
                <w:color w:val="000000" w:themeColor="text1"/>
                <w:sz w:val="24"/>
                <w:szCs w:val="24"/>
              </w:rPr>
              <w:t>Mitigación del cambio climático</w:t>
            </w:r>
            <w:r w:rsidR="0060123D">
              <w:rPr>
                <w:rFonts w:ascii="Times New Roman" w:hAnsi="Times New Roman" w:cs="Times New Roman"/>
                <w:b/>
                <w:bCs/>
                <w:color w:val="000000" w:themeColor="text1"/>
                <w:sz w:val="24"/>
                <w:szCs w:val="24"/>
              </w:rPr>
              <w:fldChar w:fldCharType="begin"/>
            </w:r>
            <w:r w:rsidR="0060123D">
              <w:instrText xml:space="preserve"> XE "</w:instrText>
            </w:r>
            <w:r w:rsidR="0060123D" w:rsidRPr="00327624">
              <w:rPr>
                <w:rFonts w:ascii="Times New Roman" w:hAnsi="Times New Roman" w:cs="Times New Roman"/>
                <w:bCs/>
                <w:color w:val="000000" w:themeColor="text1"/>
                <w:sz w:val="24"/>
                <w:szCs w:val="24"/>
              </w:rPr>
              <w:instrText>Mitigación del cambio climático</w:instrText>
            </w:r>
            <w:r w:rsidR="0060123D">
              <w:instrText xml:space="preserve">" </w:instrText>
            </w:r>
            <w:r w:rsidR="0060123D">
              <w:rPr>
                <w:rFonts w:ascii="Times New Roman" w:hAnsi="Times New Roman" w:cs="Times New Roman"/>
                <w:b/>
                <w:bCs/>
                <w:color w:val="000000" w:themeColor="text1"/>
                <w:sz w:val="24"/>
                <w:szCs w:val="24"/>
              </w:rPr>
              <w:fldChar w:fldCharType="end"/>
            </w:r>
            <w:r w:rsidRPr="00F01C01">
              <w:rPr>
                <w:rFonts w:ascii="Times New Roman" w:hAnsi="Times New Roman" w:cs="Times New Roman"/>
                <w:b/>
                <w:bCs/>
                <w:color w:val="000000" w:themeColor="text1"/>
                <w:sz w:val="24"/>
                <w:szCs w:val="24"/>
              </w:rPr>
              <w:t xml:space="preserve">: </w:t>
            </w:r>
            <w:r w:rsidRPr="00F01C01">
              <w:rPr>
                <w:rFonts w:ascii="Times New Roman" w:hAnsi="Times New Roman" w:cs="Times New Roman"/>
                <w:bCs/>
                <w:color w:val="000000" w:themeColor="text1"/>
                <w:sz w:val="24"/>
                <w:szCs w:val="24"/>
              </w:rPr>
              <w:t>se refiere a las acciones que buscan reducir las emisiones de gases efecto invernadero en la atm</w:t>
            </w:r>
            <w:r w:rsidR="00E2429B">
              <w:rPr>
                <w:rFonts w:ascii="Times New Roman" w:hAnsi="Times New Roman" w:cs="Times New Roman"/>
                <w:bCs/>
                <w:color w:val="000000" w:themeColor="text1"/>
                <w:sz w:val="24"/>
                <w:szCs w:val="24"/>
              </w:rPr>
              <w:t>ó</w:t>
            </w:r>
            <w:r w:rsidRPr="00F01C01">
              <w:rPr>
                <w:rFonts w:ascii="Times New Roman" w:hAnsi="Times New Roman" w:cs="Times New Roman"/>
                <w:bCs/>
                <w:color w:val="000000" w:themeColor="text1"/>
                <w:sz w:val="24"/>
                <w:szCs w:val="24"/>
              </w:rPr>
              <w:t xml:space="preserve">sfera </w:t>
            </w:r>
            <w:r w:rsidR="005659FF" w:rsidRPr="00F01C01">
              <w:rPr>
                <w:rFonts w:ascii="Times New Roman" w:hAnsi="Times New Roman" w:cs="Times New Roman"/>
                <w:color w:val="000000" w:themeColor="text1"/>
                <w:sz w:val="24"/>
                <w:szCs w:val="24"/>
                <w:lang w:val="es-ES"/>
              </w:rPr>
              <w:t>[2</w:t>
            </w:r>
            <w:r w:rsidR="003B3EC5" w:rsidRPr="00F01C01">
              <w:rPr>
                <w:rFonts w:ascii="Times New Roman" w:hAnsi="Times New Roman" w:cs="Times New Roman"/>
                <w:color w:val="000000" w:themeColor="text1"/>
                <w:sz w:val="24"/>
                <w:szCs w:val="24"/>
                <w:lang w:val="es-ES"/>
              </w:rPr>
              <w:t>0</w:t>
            </w:r>
            <w:r w:rsidR="005659FF" w:rsidRPr="00F01C01">
              <w:rPr>
                <w:rFonts w:ascii="Times New Roman" w:hAnsi="Times New Roman" w:cs="Times New Roman"/>
                <w:color w:val="000000" w:themeColor="text1"/>
                <w:sz w:val="24"/>
                <w:szCs w:val="24"/>
                <w:lang w:val="es-ES"/>
              </w:rPr>
              <w:t>]</w:t>
            </w:r>
            <w:r w:rsidRPr="00F01C01">
              <w:rPr>
                <w:rFonts w:ascii="Times New Roman" w:hAnsi="Times New Roman" w:cs="Times New Roman"/>
                <w:bCs/>
                <w:color w:val="000000" w:themeColor="text1"/>
                <w:sz w:val="24"/>
                <w:szCs w:val="24"/>
              </w:rPr>
              <w:t xml:space="preserve">. </w:t>
            </w:r>
            <w:r w:rsidRPr="00F01C01">
              <w:rPr>
                <w:rFonts w:ascii="Times New Roman" w:hAnsi="Times New Roman" w:cs="Times New Roman"/>
                <w:color w:val="000000" w:themeColor="text1"/>
                <w:sz w:val="24"/>
                <w:szCs w:val="24"/>
              </w:rPr>
              <w:t xml:space="preserve"> </w:t>
            </w:r>
          </w:p>
          <w:p w14:paraId="21D201D6" w14:textId="73CCB0E5" w:rsidR="00863FC1" w:rsidRPr="00F01C01" w:rsidRDefault="00863FC1" w:rsidP="003B3EC5">
            <w:pPr>
              <w:spacing w:line="360" w:lineRule="auto"/>
              <w:ind w:left="0"/>
              <w:rPr>
                <w:color w:val="000000" w:themeColor="text1"/>
              </w:rPr>
            </w:pPr>
            <w:r w:rsidRPr="00F01C01">
              <w:rPr>
                <w:b/>
                <w:bCs/>
                <w:color w:val="000000" w:themeColor="text1"/>
                <w:sz w:val="24"/>
                <w:szCs w:val="24"/>
              </w:rPr>
              <w:t>Adaptación frente al cambio climático</w:t>
            </w:r>
            <w:r w:rsidR="0060123D">
              <w:rPr>
                <w:b/>
                <w:bCs/>
                <w:color w:val="000000" w:themeColor="text1"/>
                <w:sz w:val="24"/>
                <w:szCs w:val="24"/>
              </w:rPr>
              <w:fldChar w:fldCharType="begin"/>
            </w:r>
            <w:r w:rsidR="0060123D">
              <w:instrText xml:space="preserve"> XE "</w:instrText>
            </w:r>
            <w:r w:rsidR="0060123D" w:rsidRPr="00327624">
              <w:rPr>
                <w:bCs/>
                <w:color w:val="000000" w:themeColor="text1"/>
                <w:sz w:val="24"/>
                <w:szCs w:val="24"/>
              </w:rPr>
              <w:instrText>Adaptación frente al cambio climático</w:instrText>
            </w:r>
            <w:r w:rsidR="0060123D">
              <w:instrText xml:space="preserve">" </w:instrText>
            </w:r>
            <w:r w:rsidR="0060123D">
              <w:rPr>
                <w:b/>
                <w:bCs/>
                <w:color w:val="000000" w:themeColor="text1"/>
                <w:sz w:val="24"/>
                <w:szCs w:val="24"/>
              </w:rPr>
              <w:fldChar w:fldCharType="end"/>
            </w:r>
            <w:r w:rsidRPr="00F01C01">
              <w:rPr>
                <w:b/>
                <w:bCs/>
                <w:color w:val="000000" w:themeColor="text1"/>
                <w:sz w:val="24"/>
                <w:szCs w:val="24"/>
              </w:rPr>
              <w:t>:</w:t>
            </w:r>
            <w:r w:rsidRPr="00F01C01">
              <w:rPr>
                <w:color w:val="000000" w:themeColor="text1"/>
                <w:sz w:val="24"/>
                <w:szCs w:val="24"/>
              </w:rPr>
              <w:t xml:space="preserve"> relaciona los cambios en los procesos, prácticas y estructuras para moderar los daños potenciales o para beneficiarse de las oportunidades asociadas con el cambio climático en los sistemas ecológicos, sociales o económicos </w:t>
            </w:r>
            <w:r w:rsidR="005659FF" w:rsidRPr="00F01C01">
              <w:rPr>
                <w:color w:val="000000" w:themeColor="text1"/>
                <w:sz w:val="24"/>
                <w:szCs w:val="24"/>
                <w:lang w:val="es-ES"/>
              </w:rPr>
              <w:t>[2</w:t>
            </w:r>
            <w:r w:rsidR="003B3EC5" w:rsidRPr="00F01C01">
              <w:rPr>
                <w:color w:val="000000" w:themeColor="text1"/>
                <w:sz w:val="24"/>
                <w:szCs w:val="24"/>
                <w:lang w:val="es-ES"/>
              </w:rPr>
              <w:t>1</w:t>
            </w:r>
            <w:r w:rsidR="005659FF" w:rsidRPr="00F01C01">
              <w:rPr>
                <w:color w:val="000000" w:themeColor="text1"/>
                <w:sz w:val="24"/>
                <w:szCs w:val="24"/>
                <w:lang w:val="es-ES"/>
              </w:rPr>
              <w:t>]</w:t>
            </w:r>
            <w:r w:rsidRPr="00F01C01">
              <w:rPr>
                <w:color w:val="000000" w:themeColor="text1"/>
                <w:sz w:val="24"/>
                <w:szCs w:val="24"/>
              </w:rPr>
              <w:t>.</w:t>
            </w:r>
          </w:p>
        </w:tc>
      </w:tr>
    </w:tbl>
    <w:p w14:paraId="6C0F7E7B" w14:textId="1A0B0B02" w:rsidR="00A84E88" w:rsidRPr="00F01C01" w:rsidRDefault="00145236" w:rsidP="007C5FB3">
      <w:pPr>
        <w:spacing w:after="0" w:line="360" w:lineRule="auto"/>
        <w:ind w:left="11" w:right="28" w:firstLine="697"/>
        <w:rPr>
          <w:color w:val="000000" w:themeColor="text1"/>
          <w:sz w:val="24"/>
          <w:szCs w:val="24"/>
        </w:rPr>
      </w:pPr>
      <w:r w:rsidRPr="00F01C01">
        <w:rPr>
          <w:color w:val="000000" w:themeColor="text1"/>
          <w:sz w:val="24"/>
          <w:szCs w:val="24"/>
        </w:rPr>
        <w:t xml:space="preserve">No obstante, los conceptos de </w:t>
      </w:r>
      <w:r w:rsidRPr="0060123D">
        <w:rPr>
          <w:color w:val="000000" w:themeColor="text1"/>
          <w:sz w:val="24"/>
          <w:szCs w:val="24"/>
          <w:highlight w:val="green"/>
        </w:rPr>
        <w:t>reducción del riesgo de desastres basada en ecosistema</w:t>
      </w:r>
      <w:r w:rsidRPr="00F01C01">
        <w:rPr>
          <w:color w:val="000000" w:themeColor="text1"/>
          <w:sz w:val="24"/>
          <w:szCs w:val="24"/>
        </w:rPr>
        <w:t>s</w:t>
      </w:r>
      <w:r w:rsidR="0060123D">
        <w:rPr>
          <w:color w:val="000000" w:themeColor="text1"/>
          <w:sz w:val="24"/>
          <w:szCs w:val="24"/>
        </w:rPr>
        <w:fldChar w:fldCharType="begin"/>
      </w:r>
      <w:r w:rsidR="0060123D">
        <w:instrText xml:space="preserve"> XE "</w:instrText>
      </w:r>
      <w:r w:rsidR="0060123D" w:rsidRPr="002D738F">
        <w:rPr>
          <w:color w:val="000000" w:themeColor="text1"/>
          <w:sz w:val="24"/>
          <w:szCs w:val="24"/>
          <w:highlight w:val="green"/>
        </w:rPr>
        <w:instrText>Reducción del riesgo de desastres basada en ecosistema</w:instrText>
      </w:r>
      <w:r w:rsidR="0060123D" w:rsidRPr="002D738F">
        <w:rPr>
          <w:color w:val="000000" w:themeColor="text1"/>
          <w:sz w:val="24"/>
          <w:szCs w:val="24"/>
        </w:rPr>
        <w:instrText>s</w:instrText>
      </w:r>
      <w:r w:rsidR="0060123D">
        <w:instrText xml:space="preserve">" </w:instrText>
      </w:r>
      <w:r w:rsidR="0060123D">
        <w:rPr>
          <w:color w:val="000000" w:themeColor="text1"/>
          <w:sz w:val="24"/>
          <w:szCs w:val="24"/>
        </w:rPr>
        <w:fldChar w:fldCharType="end"/>
      </w:r>
      <w:r w:rsidRPr="00F01C01">
        <w:rPr>
          <w:color w:val="000000" w:themeColor="text1"/>
          <w:sz w:val="24"/>
          <w:szCs w:val="24"/>
        </w:rPr>
        <w:t xml:space="preserve"> (EcoRRD) y </w:t>
      </w:r>
      <w:bookmarkStart w:id="20" w:name="_Hlk89261690"/>
      <w:r w:rsidR="0098554B" w:rsidRPr="0060123D">
        <w:rPr>
          <w:color w:val="000000" w:themeColor="text1"/>
          <w:sz w:val="24"/>
          <w:szCs w:val="24"/>
          <w:highlight w:val="green"/>
        </w:rPr>
        <w:t>a</w:t>
      </w:r>
      <w:r w:rsidRPr="0060123D">
        <w:rPr>
          <w:color w:val="000000" w:themeColor="text1"/>
          <w:sz w:val="24"/>
          <w:szCs w:val="24"/>
          <w:highlight w:val="green"/>
        </w:rPr>
        <w:t>daptación basada en ecosistemas</w:t>
      </w:r>
      <w:r w:rsidR="0060123D">
        <w:rPr>
          <w:color w:val="000000" w:themeColor="text1"/>
          <w:sz w:val="24"/>
          <w:szCs w:val="24"/>
          <w:highlight w:val="green"/>
        </w:rPr>
        <w:fldChar w:fldCharType="begin"/>
      </w:r>
      <w:r w:rsidR="0060123D">
        <w:instrText xml:space="preserve"> XE "</w:instrText>
      </w:r>
      <w:r w:rsidR="0060123D" w:rsidRPr="00104252">
        <w:rPr>
          <w:color w:val="000000" w:themeColor="text1"/>
          <w:sz w:val="24"/>
          <w:szCs w:val="24"/>
          <w:highlight w:val="green"/>
        </w:rPr>
        <w:instrText>Adaptación basada en ecosistemas</w:instrText>
      </w:r>
      <w:r w:rsidR="0060123D">
        <w:instrText xml:space="preserve">" </w:instrText>
      </w:r>
      <w:r w:rsidR="0060123D">
        <w:rPr>
          <w:color w:val="000000" w:themeColor="text1"/>
          <w:sz w:val="24"/>
          <w:szCs w:val="24"/>
          <w:highlight w:val="green"/>
        </w:rPr>
        <w:fldChar w:fldCharType="end"/>
      </w:r>
      <w:r w:rsidRPr="00F01C01">
        <w:rPr>
          <w:color w:val="000000" w:themeColor="text1"/>
          <w:sz w:val="24"/>
          <w:szCs w:val="24"/>
        </w:rPr>
        <w:t xml:space="preserve"> (AbE) </w:t>
      </w:r>
      <w:bookmarkEnd w:id="20"/>
      <w:r w:rsidRPr="00F01C01">
        <w:rPr>
          <w:color w:val="000000" w:themeColor="text1"/>
          <w:sz w:val="24"/>
          <w:szCs w:val="24"/>
        </w:rPr>
        <w:t>se desarrollan de manera independiente para cada uno de sus objetivos</w:t>
      </w:r>
      <w:r w:rsidR="0098554B" w:rsidRPr="00F01C01">
        <w:rPr>
          <w:color w:val="000000" w:themeColor="text1"/>
          <w:sz w:val="24"/>
          <w:szCs w:val="24"/>
        </w:rPr>
        <w:t>. E</w:t>
      </w:r>
      <w:r w:rsidRPr="00F01C01">
        <w:rPr>
          <w:color w:val="000000" w:themeColor="text1"/>
          <w:sz w:val="24"/>
          <w:szCs w:val="24"/>
        </w:rPr>
        <w:t xml:space="preserve">l primero frente al riesgo de desastres y el </w:t>
      </w:r>
      <w:r w:rsidRPr="00F01C01">
        <w:rPr>
          <w:color w:val="000000" w:themeColor="text1"/>
          <w:sz w:val="24"/>
          <w:szCs w:val="24"/>
        </w:rPr>
        <w:lastRenderedPageBreak/>
        <w:t xml:space="preserve">segundo frente a los impactos del cambio climático, pero se articulan en la </w:t>
      </w:r>
      <w:r w:rsidR="005E7928" w:rsidRPr="00F01C01">
        <w:rPr>
          <w:color w:val="000000" w:themeColor="text1"/>
          <w:sz w:val="24"/>
          <w:szCs w:val="24"/>
        </w:rPr>
        <w:t xml:space="preserve">búsqueda de soluciones desde </w:t>
      </w:r>
      <w:r w:rsidRPr="00F01C01">
        <w:rPr>
          <w:color w:val="000000" w:themeColor="text1"/>
          <w:sz w:val="24"/>
          <w:szCs w:val="24"/>
        </w:rPr>
        <w:t xml:space="preserve">gestión, conservación y restauración de los ecosistemas. </w:t>
      </w:r>
    </w:p>
    <w:p w14:paraId="21C6064C" w14:textId="6AAF3836" w:rsidR="008D05F6" w:rsidRPr="00F01C01" w:rsidRDefault="00145236" w:rsidP="007C5FB3">
      <w:pPr>
        <w:spacing w:after="0" w:line="360" w:lineRule="auto"/>
        <w:ind w:left="11" w:right="28" w:firstLine="697"/>
        <w:rPr>
          <w:color w:val="000000" w:themeColor="text1"/>
          <w:sz w:val="24"/>
          <w:szCs w:val="24"/>
        </w:rPr>
      </w:pPr>
      <w:r w:rsidRPr="00F01C01">
        <w:rPr>
          <w:color w:val="000000" w:themeColor="text1"/>
          <w:sz w:val="24"/>
          <w:szCs w:val="24"/>
        </w:rPr>
        <w:t xml:space="preserve">Si bien la EcoRRD retomó la definición de la AbE, la primera desarrolla su accionar en el amplio panorama de los escenarios de riesgo de desastres y no sólo </w:t>
      </w:r>
      <w:r w:rsidR="00A84E88" w:rsidRPr="00F01C01">
        <w:rPr>
          <w:color w:val="000000" w:themeColor="text1"/>
          <w:sz w:val="24"/>
          <w:szCs w:val="24"/>
        </w:rPr>
        <w:t>par</w:t>
      </w:r>
      <w:r w:rsidRPr="00F01C01">
        <w:rPr>
          <w:color w:val="000000" w:themeColor="text1"/>
          <w:sz w:val="24"/>
          <w:szCs w:val="24"/>
        </w:rPr>
        <w:t>a aquellos detonados por el cambio climático</w:t>
      </w:r>
      <w:r w:rsidR="0098554B" w:rsidRPr="00F01C01">
        <w:rPr>
          <w:color w:val="000000" w:themeColor="text1"/>
          <w:sz w:val="24"/>
          <w:szCs w:val="24"/>
        </w:rPr>
        <w:t>. P</w:t>
      </w:r>
      <w:r w:rsidRPr="00F01C01">
        <w:rPr>
          <w:color w:val="000000" w:themeColor="text1"/>
          <w:sz w:val="24"/>
          <w:szCs w:val="24"/>
        </w:rPr>
        <w:t xml:space="preserve">or otro lado, la adaptación no sólo se promueve en escenarios de riesgo, sino que potencializa las ventajas del cambio del clima evidenciando oportunidades de desarrollo </w:t>
      </w:r>
      <w:r w:rsidR="005659FF" w:rsidRPr="00F01C01">
        <w:rPr>
          <w:color w:val="000000" w:themeColor="text1"/>
          <w:sz w:val="24"/>
          <w:szCs w:val="24"/>
          <w:lang w:val="es-ES"/>
        </w:rPr>
        <w:t>[</w:t>
      </w:r>
      <w:r w:rsidR="003B3EC5" w:rsidRPr="00F01C01">
        <w:rPr>
          <w:color w:val="000000" w:themeColor="text1"/>
          <w:sz w:val="24"/>
          <w:szCs w:val="24"/>
          <w:lang w:val="es-ES"/>
        </w:rPr>
        <w:t>19</w:t>
      </w:r>
      <w:r w:rsidR="005659FF" w:rsidRPr="00F01C01">
        <w:rPr>
          <w:color w:val="000000" w:themeColor="text1"/>
          <w:sz w:val="24"/>
          <w:szCs w:val="24"/>
          <w:lang w:val="es-ES"/>
        </w:rPr>
        <w:t>]</w:t>
      </w:r>
      <w:r w:rsidRPr="00F01C01">
        <w:rPr>
          <w:color w:val="000000" w:themeColor="text1"/>
          <w:sz w:val="24"/>
          <w:szCs w:val="24"/>
        </w:rPr>
        <w:t xml:space="preserve">. </w:t>
      </w:r>
    </w:p>
    <w:p w14:paraId="5BB6CA3C" w14:textId="2B1E8933" w:rsidR="00145236" w:rsidRPr="00F01C01" w:rsidRDefault="0098554B" w:rsidP="007C5FB3">
      <w:pPr>
        <w:spacing w:after="0" w:line="360" w:lineRule="auto"/>
        <w:ind w:left="11" w:right="28" w:firstLine="697"/>
        <w:rPr>
          <w:color w:val="000000" w:themeColor="text1"/>
          <w:sz w:val="24"/>
          <w:szCs w:val="24"/>
        </w:rPr>
      </w:pPr>
      <w:r w:rsidRPr="00F01C01">
        <w:rPr>
          <w:color w:val="000000" w:themeColor="text1"/>
          <w:sz w:val="24"/>
          <w:szCs w:val="24"/>
        </w:rPr>
        <w:t>Los e</w:t>
      </w:r>
      <w:r w:rsidR="00145236" w:rsidRPr="00F01C01">
        <w:rPr>
          <w:color w:val="000000" w:themeColor="text1"/>
          <w:sz w:val="24"/>
          <w:szCs w:val="24"/>
        </w:rPr>
        <w:t>scenarios de riesgo</w:t>
      </w:r>
      <w:r w:rsidR="00A84E88" w:rsidRPr="00F01C01">
        <w:rPr>
          <w:color w:val="000000" w:themeColor="text1"/>
          <w:sz w:val="24"/>
          <w:szCs w:val="24"/>
        </w:rPr>
        <w:t xml:space="preserve"> como</w:t>
      </w:r>
      <w:r w:rsidRPr="00F01C01">
        <w:rPr>
          <w:color w:val="000000" w:themeColor="text1"/>
          <w:sz w:val="24"/>
          <w:szCs w:val="24"/>
        </w:rPr>
        <w:t xml:space="preserve"> las </w:t>
      </w:r>
      <w:r w:rsidR="00145236" w:rsidRPr="00F01C01">
        <w:rPr>
          <w:color w:val="000000" w:themeColor="text1"/>
          <w:sz w:val="24"/>
          <w:szCs w:val="24"/>
        </w:rPr>
        <w:t xml:space="preserve">inundaciones, </w:t>
      </w:r>
      <w:r w:rsidRPr="00F01C01">
        <w:rPr>
          <w:color w:val="000000" w:themeColor="text1"/>
          <w:sz w:val="24"/>
          <w:szCs w:val="24"/>
        </w:rPr>
        <w:t xml:space="preserve">los </w:t>
      </w:r>
      <w:r w:rsidR="00145236" w:rsidRPr="00F01C01">
        <w:rPr>
          <w:color w:val="000000" w:themeColor="text1"/>
          <w:sz w:val="24"/>
          <w:szCs w:val="24"/>
        </w:rPr>
        <w:t>deslizamientos</w:t>
      </w:r>
      <w:r w:rsidRPr="00F01C01">
        <w:rPr>
          <w:color w:val="000000" w:themeColor="text1"/>
          <w:sz w:val="24"/>
          <w:szCs w:val="24"/>
        </w:rPr>
        <w:t xml:space="preserve"> o las </w:t>
      </w:r>
      <w:r w:rsidR="00145236" w:rsidRPr="00F01C01">
        <w:rPr>
          <w:color w:val="000000" w:themeColor="text1"/>
          <w:sz w:val="24"/>
          <w:szCs w:val="24"/>
        </w:rPr>
        <w:t>sequías</w:t>
      </w:r>
      <w:r w:rsidR="004344F5" w:rsidRPr="00F01C01">
        <w:rPr>
          <w:color w:val="000000" w:themeColor="text1"/>
          <w:sz w:val="24"/>
          <w:szCs w:val="24"/>
        </w:rPr>
        <w:t xml:space="preserve"> </w:t>
      </w:r>
      <w:r w:rsidR="00A84E88" w:rsidRPr="00F01C01">
        <w:rPr>
          <w:color w:val="000000" w:themeColor="text1"/>
          <w:sz w:val="24"/>
          <w:szCs w:val="24"/>
        </w:rPr>
        <w:t xml:space="preserve">pueden abordarse desde las acciones propuestas por </w:t>
      </w:r>
      <w:r w:rsidR="00145236" w:rsidRPr="00F01C01">
        <w:rPr>
          <w:color w:val="000000" w:themeColor="text1"/>
          <w:sz w:val="24"/>
          <w:szCs w:val="24"/>
        </w:rPr>
        <w:t xml:space="preserve">la EcoRRD </w:t>
      </w:r>
      <w:r w:rsidR="00A84E88" w:rsidRPr="00F01C01">
        <w:rPr>
          <w:color w:val="000000" w:themeColor="text1"/>
          <w:sz w:val="24"/>
          <w:szCs w:val="24"/>
        </w:rPr>
        <w:t xml:space="preserve">y </w:t>
      </w:r>
      <w:r w:rsidRPr="00F01C01">
        <w:rPr>
          <w:color w:val="000000" w:themeColor="text1"/>
          <w:sz w:val="24"/>
          <w:szCs w:val="24"/>
        </w:rPr>
        <w:t xml:space="preserve">por </w:t>
      </w:r>
      <w:r w:rsidR="00A84E88" w:rsidRPr="00F01C01">
        <w:rPr>
          <w:color w:val="000000" w:themeColor="text1"/>
          <w:sz w:val="24"/>
          <w:szCs w:val="24"/>
        </w:rPr>
        <w:t>las medidas</w:t>
      </w:r>
      <w:r w:rsidR="00145236" w:rsidRPr="00F01C01">
        <w:rPr>
          <w:color w:val="000000" w:themeColor="text1"/>
          <w:sz w:val="24"/>
          <w:szCs w:val="24"/>
        </w:rPr>
        <w:t xml:space="preserve"> AbE </w:t>
      </w:r>
      <w:r w:rsidR="00A84E88" w:rsidRPr="00F01C01">
        <w:rPr>
          <w:color w:val="000000" w:themeColor="text1"/>
          <w:sz w:val="24"/>
          <w:szCs w:val="24"/>
        </w:rPr>
        <w:t>ya que ambas hacen parte del enfoque de las SbN y pueden cambiar</w:t>
      </w:r>
      <w:r w:rsidR="00A84E88" w:rsidRPr="00F01C01" w:rsidDel="00A84E88">
        <w:rPr>
          <w:color w:val="000000" w:themeColor="text1"/>
          <w:sz w:val="24"/>
          <w:szCs w:val="24"/>
        </w:rPr>
        <w:t xml:space="preserve"> </w:t>
      </w:r>
      <w:r w:rsidR="00145236" w:rsidRPr="00F01C01">
        <w:rPr>
          <w:color w:val="000000" w:themeColor="text1"/>
          <w:sz w:val="24"/>
          <w:szCs w:val="24"/>
        </w:rPr>
        <w:t xml:space="preserve">las condiciones de vulnerabilidad física y ambiental </w:t>
      </w:r>
      <w:r w:rsidR="00A84E88" w:rsidRPr="00F01C01">
        <w:rPr>
          <w:color w:val="000000" w:themeColor="text1"/>
          <w:sz w:val="24"/>
          <w:szCs w:val="24"/>
        </w:rPr>
        <w:t>desde la protección y recuperación de los servicios ecosistémicos</w:t>
      </w:r>
      <w:r w:rsidR="0060123D">
        <w:rPr>
          <w:color w:val="000000" w:themeColor="text1"/>
          <w:sz w:val="24"/>
          <w:szCs w:val="24"/>
        </w:rPr>
        <w:t>,</w:t>
      </w:r>
      <w:r w:rsidR="00A84E88" w:rsidRPr="00F01C01">
        <w:rPr>
          <w:color w:val="000000" w:themeColor="text1"/>
          <w:sz w:val="24"/>
          <w:szCs w:val="24"/>
        </w:rPr>
        <w:t xml:space="preserve"> y con ello disminuir los escenarios de </w:t>
      </w:r>
      <w:r w:rsidR="00145236" w:rsidRPr="00F01C01">
        <w:rPr>
          <w:color w:val="000000" w:themeColor="text1"/>
          <w:sz w:val="24"/>
          <w:szCs w:val="24"/>
        </w:rPr>
        <w:t xml:space="preserve">riesgo </w:t>
      </w:r>
      <w:r w:rsidR="00A84E88" w:rsidRPr="00F01C01">
        <w:rPr>
          <w:color w:val="000000" w:themeColor="text1"/>
          <w:sz w:val="24"/>
          <w:szCs w:val="24"/>
        </w:rPr>
        <w:t xml:space="preserve">de desastres </w:t>
      </w:r>
      <w:r w:rsidR="00145236" w:rsidRPr="00F01C01">
        <w:rPr>
          <w:color w:val="000000" w:themeColor="text1"/>
          <w:sz w:val="24"/>
          <w:szCs w:val="24"/>
        </w:rPr>
        <w:t xml:space="preserve">y los impactos </w:t>
      </w:r>
      <w:r w:rsidR="00A84E88" w:rsidRPr="00F01C01">
        <w:rPr>
          <w:color w:val="000000" w:themeColor="text1"/>
          <w:sz w:val="24"/>
          <w:szCs w:val="24"/>
        </w:rPr>
        <w:t xml:space="preserve">por cambio climático, además de aumentar </w:t>
      </w:r>
      <w:r w:rsidR="00145236" w:rsidRPr="00F01C01">
        <w:rPr>
          <w:color w:val="000000" w:themeColor="text1"/>
          <w:sz w:val="24"/>
          <w:szCs w:val="24"/>
        </w:rPr>
        <w:t xml:space="preserve">la resiliencia del territorio </w:t>
      </w:r>
      <w:r w:rsidR="005659FF" w:rsidRPr="00F01C01">
        <w:rPr>
          <w:color w:val="000000" w:themeColor="text1"/>
          <w:sz w:val="24"/>
          <w:szCs w:val="24"/>
          <w:lang w:val="es-ES"/>
        </w:rPr>
        <w:t>[2</w:t>
      </w:r>
      <w:r w:rsidR="003B3EC5" w:rsidRPr="00F01C01">
        <w:rPr>
          <w:color w:val="000000" w:themeColor="text1"/>
          <w:sz w:val="24"/>
          <w:szCs w:val="24"/>
          <w:lang w:val="es-ES"/>
        </w:rPr>
        <w:t>2</w:t>
      </w:r>
      <w:r w:rsidR="005659FF" w:rsidRPr="00F01C01">
        <w:rPr>
          <w:color w:val="000000" w:themeColor="text1"/>
          <w:sz w:val="24"/>
          <w:szCs w:val="24"/>
          <w:lang w:val="es-ES"/>
        </w:rPr>
        <w:t>]</w:t>
      </w:r>
      <w:r w:rsidR="00145236" w:rsidRPr="00F01C01">
        <w:rPr>
          <w:color w:val="000000" w:themeColor="text1"/>
          <w:sz w:val="24"/>
          <w:szCs w:val="24"/>
        </w:rPr>
        <w:t>.</w:t>
      </w:r>
    </w:p>
    <w:tbl>
      <w:tblPr>
        <w:tblStyle w:val="Tablaconcuadrcula"/>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5" w:themeFillTint="33"/>
        <w:tblLook w:val="04A0" w:firstRow="1" w:lastRow="0" w:firstColumn="1" w:lastColumn="0" w:noHBand="0" w:noVBand="1"/>
      </w:tblPr>
      <w:tblGrid>
        <w:gridCol w:w="8854"/>
      </w:tblGrid>
      <w:tr w:rsidR="00A474CB" w:rsidRPr="00F01C01" w14:paraId="7F5A138C" w14:textId="77777777" w:rsidTr="007E1F99">
        <w:tc>
          <w:tcPr>
            <w:tcW w:w="8854" w:type="dxa"/>
            <w:shd w:val="clear" w:color="auto" w:fill="DEEAF6" w:themeFill="accent5" w:themeFillTint="33"/>
          </w:tcPr>
          <w:p w14:paraId="5BF3FE07" w14:textId="62B29FB5" w:rsidR="00833961" w:rsidRPr="00F01C01" w:rsidRDefault="00833961" w:rsidP="009A540C">
            <w:pPr>
              <w:pStyle w:val="Textonotapie"/>
              <w:spacing w:after="160" w:line="360" w:lineRule="auto"/>
              <w:ind w:left="11" w:right="28"/>
              <w:rPr>
                <w:rFonts w:ascii="Times New Roman" w:hAnsi="Times New Roman" w:cs="Times New Roman"/>
                <w:color w:val="000000" w:themeColor="text1"/>
                <w:sz w:val="24"/>
                <w:szCs w:val="24"/>
              </w:rPr>
            </w:pPr>
            <w:r w:rsidRPr="00F01C01">
              <w:rPr>
                <w:rFonts w:ascii="Times New Roman" w:hAnsi="Times New Roman" w:cs="Times New Roman"/>
                <w:b/>
                <w:bCs/>
                <w:color w:val="000000" w:themeColor="text1"/>
                <w:sz w:val="24"/>
                <w:szCs w:val="24"/>
              </w:rPr>
              <w:t xml:space="preserve">Caja 7.  </w:t>
            </w:r>
            <w:r w:rsidRPr="0060123D">
              <w:rPr>
                <w:rFonts w:ascii="Times New Roman" w:hAnsi="Times New Roman" w:cs="Times New Roman"/>
                <w:b/>
                <w:bCs/>
                <w:color w:val="000000" w:themeColor="text1"/>
                <w:sz w:val="24"/>
                <w:szCs w:val="24"/>
                <w:highlight w:val="green"/>
              </w:rPr>
              <w:t>Servicios ecosistémicos de regulación</w:t>
            </w:r>
            <w:r w:rsidR="0060123D" w:rsidRPr="00327624">
              <w:rPr>
                <w:rFonts w:ascii="Times New Roman" w:hAnsi="Times New Roman" w:cs="Times New Roman"/>
                <w:bCs/>
                <w:color w:val="000000" w:themeColor="text1"/>
                <w:sz w:val="24"/>
                <w:szCs w:val="24"/>
                <w:highlight w:val="green"/>
              </w:rPr>
              <w:fldChar w:fldCharType="begin"/>
            </w:r>
            <w:r w:rsidR="0060123D" w:rsidRPr="00327624">
              <w:instrText xml:space="preserve"> XE "</w:instrText>
            </w:r>
            <w:r w:rsidR="0060123D" w:rsidRPr="00327624">
              <w:rPr>
                <w:rFonts w:ascii="Times New Roman" w:hAnsi="Times New Roman" w:cs="Times New Roman"/>
                <w:bCs/>
                <w:color w:val="000000" w:themeColor="text1"/>
                <w:sz w:val="24"/>
                <w:szCs w:val="24"/>
                <w:highlight w:val="green"/>
              </w:rPr>
              <w:instrText>Servicios ecosistémicos</w:instrText>
            </w:r>
            <w:r w:rsidR="00DE1C9C">
              <w:rPr>
                <w:rFonts w:ascii="Times New Roman" w:hAnsi="Times New Roman" w:cs="Times New Roman"/>
                <w:bCs/>
                <w:color w:val="000000" w:themeColor="text1"/>
                <w:sz w:val="24"/>
                <w:szCs w:val="24"/>
                <w:highlight w:val="green"/>
              </w:rPr>
              <w:instrText>:</w:instrText>
            </w:r>
            <w:r w:rsidR="0060123D" w:rsidRPr="00327624">
              <w:rPr>
                <w:rFonts w:ascii="Times New Roman" w:hAnsi="Times New Roman" w:cs="Times New Roman"/>
                <w:bCs/>
                <w:color w:val="000000" w:themeColor="text1"/>
                <w:sz w:val="24"/>
                <w:szCs w:val="24"/>
                <w:highlight w:val="green"/>
              </w:rPr>
              <w:instrText xml:space="preserve"> de regulación</w:instrText>
            </w:r>
            <w:r w:rsidR="0060123D" w:rsidRPr="00327624">
              <w:instrText xml:space="preserve">" </w:instrText>
            </w:r>
            <w:r w:rsidR="0060123D" w:rsidRPr="00327624">
              <w:rPr>
                <w:rFonts w:ascii="Times New Roman" w:hAnsi="Times New Roman" w:cs="Times New Roman"/>
                <w:bCs/>
                <w:color w:val="000000" w:themeColor="text1"/>
                <w:sz w:val="24"/>
                <w:szCs w:val="24"/>
                <w:highlight w:val="green"/>
              </w:rPr>
              <w:fldChar w:fldCharType="end"/>
            </w:r>
            <w:r w:rsidRPr="00F01C01">
              <w:rPr>
                <w:rFonts w:ascii="Times New Roman" w:hAnsi="Times New Roman" w:cs="Times New Roman"/>
                <w:color w:val="000000" w:themeColor="text1"/>
                <w:sz w:val="24"/>
                <w:szCs w:val="24"/>
              </w:rPr>
              <w:t xml:space="preserve"> </w:t>
            </w:r>
          </w:p>
          <w:p w14:paraId="3A6539F2" w14:textId="4E8B2B39" w:rsidR="00833961" w:rsidRPr="00F01C01" w:rsidRDefault="0098554B" w:rsidP="009A540C">
            <w:pPr>
              <w:pStyle w:val="Textonotapie"/>
              <w:spacing w:after="160" w:line="360" w:lineRule="auto"/>
              <w:ind w:right="28"/>
              <w:rPr>
                <w:rFonts w:ascii="Times New Roman" w:hAnsi="Times New Roman" w:cs="Times New Roman"/>
                <w:color w:val="000000" w:themeColor="text1"/>
                <w:sz w:val="24"/>
                <w:szCs w:val="24"/>
              </w:rPr>
            </w:pPr>
            <w:r w:rsidRPr="00F01C01">
              <w:rPr>
                <w:rFonts w:ascii="Times New Roman" w:hAnsi="Times New Roman" w:cs="Times New Roman"/>
                <w:color w:val="000000" w:themeColor="text1"/>
                <w:sz w:val="24"/>
                <w:szCs w:val="24"/>
              </w:rPr>
              <w:t>Se</w:t>
            </w:r>
            <w:r w:rsidR="00833961" w:rsidRPr="00F01C01">
              <w:rPr>
                <w:rFonts w:ascii="Times New Roman" w:hAnsi="Times New Roman" w:cs="Times New Roman"/>
                <w:color w:val="000000" w:themeColor="text1"/>
                <w:sz w:val="24"/>
                <w:szCs w:val="24"/>
              </w:rPr>
              <w:t xml:space="preserve"> relaciona</w:t>
            </w:r>
            <w:r w:rsidRPr="00F01C01">
              <w:rPr>
                <w:rFonts w:ascii="Times New Roman" w:hAnsi="Times New Roman" w:cs="Times New Roman"/>
                <w:color w:val="000000" w:themeColor="text1"/>
                <w:sz w:val="24"/>
                <w:szCs w:val="24"/>
              </w:rPr>
              <w:t>n</w:t>
            </w:r>
            <w:r w:rsidR="00833961" w:rsidRPr="00F01C01">
              <w:rPr>
                <w:rFonts w:ascii="Times New Roman" w:hAnsi="Times New Roman" w:cs="Times New Roman"/>
                <w:color w:val="000000" w:themeColor="text1"/>
                <w:sz w:val="24"/>
                <w:szCs w:val="24"/>
              </w:rPr>
              <w:t xml:space="preserve"> con aquellas contribuciones indirectas al bienestar humano provenientes del funcionamiento de los ecosistemas </w:t>
            </w:r>
            <w:r w:rsidR="005659FF" w:rsidRPr="00F01C01">
              <w:rPr>
                <w:rFonts w:ascii="Times New Roman" w:hAnsi="Times New Roman" w:cs="Times New Roman"/>
                <w:color w:val="000000" w:themeColor="text1"/>
                <w:sz w:val="24"/>
                <w:szCs w:val="24"/>
                <w:lang w:val="es-ES"/>
              </w:rPr>
              <w:t>[2</w:t>
            </w:r>
            <w:r w:rsidR="003B3EC5" w:rsidRPr="00F01C01">
              <w:rPr>
                <w:rFonts w:ascii="Times New Roman" w:hAnsi="Times New Roman" w:cs="Times New Roman"/>
                <w:color w:val="000000" w:themeColor="text1"/>
                <w:sz w:val="24"/>
                <w:szCs w:val="24"/>
                <w:lang w:val="es-ES"/>
              </w:rPr>
              <w:t>3</w:t>
            </w:r>
            <w:r w:rsidR="005659FF" w:rsidRPr="00F01C01">
              <w:rPr>
                <w:rFonts w:ascii="Times New Roman" w:hAnsi="Times New Roman" w:cs="Times New Roman"/>
                <w:color w:val="000000" w:themeColor="text1"/>
                <w:sz w:val="24"/>
                <w:szCs w:val="24"/>
                <w:lang w:val="es-ES"/>
              </w:rPr>
              <w:t>]</w:t>
            </w:r>
            <w:r w:rsidR="00833961" w:rsidRPr="00F01C01">
              <w:rPr>
                <w:rFonts w:ascii="Times New Roman" w:hAnsi="Times New Roman" w:cs="Times New Roman"/>
                <w:color w:val="000000" w:themeColor="text1"/>
                <w:sz w:val="24"/>
                <w:szCs w:val="24"/>
              </w:rPr>
              <w:t>, a las cuales rara vez en la sociedad se les reconoce un valor económico</w:t>
            </w:r>
            <w:r w:rsidR="005659FF" w:rsidRPr="00F01C01">
              <w:rPr>
                <w:rFonts w:ascii="Times New Roman" w:hAnsi="Times New Roman" w:cs="Times New Roman"/>
                <w:color w:val="000000" w:themeColor="text1"/>
                <w:sz w:val="24"/>
                <w:szCs w:val="24"/>
              </w:rPr>
              <w:t xml:space="preserve"> </w:t>
            </w:r>
            <w:r w:rsidR="005659FF" w:rsidRPr="00F01C01">
              <w:rPr>
                <w:rFonts w:ascii="Times New Roman" w:hAnsi="Times New Roman" w:cs="Times New Roman"/>
                <w:color w:val="000000" w:themeColor="text1"/>
                <w:sz w:val="24"/>
                <w:szCs w:val="24"/>
                <w:lang w:val="es-ES"/>
              </w:rPr>
              <w:t>[2</w:t>
            </w:r>
            <w:r w:rsidR="003B3EC5" w:rsidRPr="00F01C01">
              <w:rPr>
                <w:rFonts w:ascii="Times New Roman" w:hAnsi="Times New Roman" w:cs="Times New Roman"/>
                <w:color w:val="000000" w:themeColor="text1"/>
                <w:sz w:val="24"/>
                <w:szCs w:val="24"/>
                <w:lang w:val="es-ES"/>
              </w:rPr>
              <w:t>4</w:t>
            </w:r>
            <w:r w:rsidR="005659FF" w:rsidRPr="00F01C01">
              <w:rPr>
                <w:rFonts w:ascii="Times New Roman" w:hAnsi="Times New Roman" w:cs="Times New Roman"/>
                <w:color w:val="000000" w:themeColor="text1"/>
                <w:sz w:val="24"/>
                <w:szCs w:val="24"/>
                <w:lang w:val="es-ES"/>
              </w:rPr>
              <w:t>]</w:t>
            </w:r>
            <w:r w:rsidR="00833961" w:rsidRPr="00F01C01">
              <w:rPr>
                <w:rFonts w:ascii="Times New Roman" w:hAnsi="Times New Roman" w:cs="Times New Roman"/>
                <w:color w:val="000000" w:themeColor="text1"/>
                <w:sz w:val="24"/>
                <w:szCs w:val="24"/>
              </w:rPr>
              <w:t xml:space="preserve">. </w:t>
            </w:r>
            <w:r w:rsidR="003627DB" w:rsidRPr="00F01C01">
              <w:rPr>
                <w:rFonts w:ascii="Times New Roman" w:hAnsi="Times New Roman" w:cs="Times New Roman"/>
                <w:color w:val="000000" w:themeColor="text1"/>
                <w:sz w:val="24"/>
                <w:szCs w:val="24"/>
              </w:rPr>
              <w:t>Los autores</w:t>
            </w:r>
            <w:r w:rsidR="00833961" w:rsidRPr="00F01C01">
              <w:rPr>
                <w:rFonts w:ascii="Times New Roman" w:hAnsi="Times New Roman" w:cs="Times New Roman"/>
                <w:color w:val="000000" w:themeColor="text1"/>
                <w:sz w:val="24"/>
                <w:szCs w:val="24"/>
              </w:rPr>
              <w:t xml:space="preserve"> </w:t>
            </w:r>
            <w:r w:rsidR="005659FF" w:rsidRPr="00F01C01">
              <w:rPr>
                <w:rFonts w:ascii="Times New Roman" w:hAnsi="Times New Roman" w:cs="Times New Roman"/>
                <w:color w:val="000000" w:themeColor="text1"/>
                <w:sz w:val="24"/>
                <w:szCs w:val="24"/>
                <w:lang w:val="es-ES"/>
              </w:rPr>
              <w:t>[2</w:t>
            </w:r>
            <w:r w:rsidR="003B3EC5" w:rsidRPr="00F01C01">
              <w:rPr>
                <w:rFonts w:ascii="Times New Roman" w:hAnsi="Times New Roman" w:cs="Times New Roman"/>
                <w:color w:val="000000" w:themeColor="text1"/>
                <w:sz w:val="24"/>
                <w:szCs w:val="24"/>
                <w:lang w:val="es-ES"/>
              </w:rPr>
              <w:t>5</w:t>
            </w:r>
            <w:r w:rsidR="005659FF" w:rsidRPr="00F01C01">
              <w:rPr>
                <w:rFonts w:ascii="Times New Roman" w:hAnsi="Times New Roman" w:cs="Times New Roman"/>
                <w:color w:val="000000" w:themeColor="text1"/>
                <w:sz w:val="24"/>
                <w:szCs w:val="24"/>
                <w:lang w:val="es-ES"/>
              </w:rPr>
              <w:t>]</w:t>
            </w:r>
            <w:r w:rsidR="004344F5" w:rsidRPr="00F01C01">
              <w:rPr>
                <w:rFonts w:ascii="Times New Roman" w:hAnsi="Times New Roman" w:cs="Times New Roman"/>
                <w:color w:val="000000" w:themeColor="text1"/>
                <w:sz w:val="24"/>
                <w:szCs w:val="24"/>
                <w:lang w:val="es-ES"/>
              </w:rPr>
              <w:t xml:space="preserve"> </w:t>
            </w:r>
            <w:r w:rsidR="00833961" w:rsidRPr="00F01C01">
              <w:rPr>
                <w:rFonts w:ascii="Times New Roman" w:hAnsi="Times New Roman" w:cs="Times New Roman"/>
                <w:color w:val="000000" w:themeColor="text1"/>
                <w:sz w:val="24"/>
                <w:szCs w:val="24"/>
              </w:rPr>
              <w:t>consideran que los SE de regulación disminuyen con el aumento de la intensidad de uso, debido al agotamiento de los ecosistemas que los proveen.  Los SE de regulación relacionados son:</w:t>
            </w:r>
          </w:p>
          <w:p w14:paraId="586CC5DD" w14:textId="66680F3D" w:rsidR="00833961" w:rsidRPr="00F01C01" w:rsidRDefault="00833961" w:rsidP="001A5B40">
            <w:pPr>
              <w:pStyle w:val="Prrafodelista"/>
              <w:numPr>
                <w:ilvl w:val="0"/>
                <w:numId w:val="29"/>
              </w:numPr>
              <w:spacing w:after="160" w:line="240" w:lineRule="auto"/>
              <w:ind w:left="738" w:right="28" w:hanging="437"/>
              <w:rPr>
                <w:color w:val="000000" w:themeColor="text1"/>
                <w:sz w:val="24"/>
                <w:szCs w:val="24"/>
              </w:rPr>
            </w:pPr>
            <w:r w:rsidRPr="00F01C01">
              <w:rPr>
                <w:color w:val="000000" w:themeColor="text1"/>
                <w:sz w:val="24"/>
                <w:szCs w:val="24"/>
              </w:rPr>
              <w:t xml:space="preserve">Regulación de la calidad del aire </w:t>
            </w:r>
          </w:p>
          <w:p w14:paraId="5FEF9E07" w14:textId="39D49E7B" w:rsidR="00833961" w:rsidRPr="00F01C01" w:rsidRDefault="00833961" w:rsidP="001A5B40">
            <w:pPr>
              <w:pStyle w:val="Prrafodelista"/>
              <w:numPr>
                <w:ilvl w:val="0"/>
                <w:numId w:val="29"/>
              </w:numPr>
              <w:spacing w:after="160" w:line="240" w:lineRule="auto"/>
              <w:ind w:left="738" w:right="28" w:hanging="437"/>
              <w:rPr>
                <w:color w:val="000000" w:themeColor="text1"/>
                <w:sz w:val="24"/>
                <w:szCs w:val="24"/>
              </w:rPr>
            </w:pPr>
            <w:r w:rsidRPr="00F01C01">
              <w:rPr>
                <w:color w:val="000000" w:themeColor="text1"/>
                <w:sz w:val="24"/>
                <w:szCs w:val="24"/>
              </w:rPr>
              <w:t xml:space="preserve">Regulación climática (incluyendo la captura de carbono) </w:t>
            </w:r>
          </w:p>
          <w:p w14:paraId="068E5E38" w14:textId="2CD0B844" w:rsidR="00833961" w:rsidRPr="00F01C01" w:rsidRDefault="00833961" w:rsidP="001A5B40">
            <w:pPr>
              <w:pStyle w:val="Prrafodelista"/>
              <w:numPr>
                <w:ilvl w:val="0"/>
                <w:numId w:val="29"/>
              </w:numPr>
              <w:spacing w:after="160" w:line="240" w:lineRule="auto"/>
              <w:ind w:left="738" w:right="28" w:hanging="437"/>
              <w:rPr>
                <w:color w:val="000000" w:themeColor="text1"/>
                <w:sz w:val="24"/>
                <w:szCs w:val="24"/>
              </w:rPr>
            </w:pPr>
            <w:r w:rsidRPr="00F01C01">
              <w:rPr>
                <w:color w:val="000000" w:themeColor="text1"/>
                <w:sz w:val="24"/>
                <w:szCs w:val="24"/>
              </w:rPr>
              <w:t xml:space="preserve">Regulación de riesgos naturales </w:t>
            </w:r>
          </w:p>
          <w:p w14:paraId="1EC13E7F" w14:textId="5E39CB8A" w:rsidR="00833961" w:rsidRPr="00F01C01" w:rsidRDefault="00833961" w:rsidP="001A5B40">
            <w:pPr>
              <w:pStyle w:val="Prrafodelista"/>
              <w:numPr>
                <w:ilvl w:val="0"/>
                <w:numId w:val="29"/>
              </w:numPr>
              <w:spacing w:after="160" w:line="240" w:lineRule="auto"/>
              <w:ind w:left="738" w:right="28" w:hanging="437"/>
              <w:rPr>
                <w:color w:val="000000" w:themeColor="text1"/>
                <w:sz w:val="24"/>
                <w:szCs w:val="24"/>
              </w:rPr>
            </w:pPr>
            <w:r w:rsidRPr="00F01C01">
              <w:rPr>
                <w:color w:val="000000" w:themeColor="text1"/>
                <w:sz w:val="24"/>
                <w:szCs w:val="24"/>
              </w:rPr>
              <w:t xml:space="preserve">Regulación de los flujos de agua </w:t>
            </w:r>
          </w:p>
          <w:p w14:paraId="768751CB" w14:textId="6A4247DE" w:rsidR="00833961" w:rsidRPr="00F01C01" w:rsidRDefault="00833961" w:rsidP="001A5B40">
            <w:pPr>
              <w:pStyle w:val="Prrafodelista"/>
              <w:numPr>
                <w:ilvl w:val="0"/>
                <w:numId w:val="29"/>
              </w:numPr>
              <w:spacing w:after="160" w:line="240" w:lineRule="auto"/>
              <w:ind w:left="738" w:right="28" w:hanging="437"/>
              <w:rPr>
                <w:color w:val="000000" w:themeColor="text1"/>
                <w:sz w:val="24"/>
                <w:szCs w:val="24"/>
              </w:rPr>
            </w:pPr>
            <w:r w:rsidRPr="00F01C01">
              <w:rPr>
                <w:color w:val="000000" w:themeColor="text1"/>
                <w:sz w:val="24"/>
                <w:szCs w:val="24"/>
              </w:rPr>
              <w:t>Tratamiento de desechos</w:t>
            </w:r>
          </w:p>
          <w:p w14:paraId="4059D9C6" w14:textId="03B9E8E7" w:rsidR="00833961" w:rsidRPr="00F01C01" w:rsidRDefault="00833961" w:rsidP="001A5B40">
            <w:pPr>
              <w:pStyle w:val="Prrafodelista"/>
              <w:numPr>
                <w:ilvl w:val="0"/>
                <w:numId w:val="29"/>
              </w:numPr>
              <w:spacing w:after="160" w:line="240" w:lineRule="auto"/>
              <w:ind w:left="738" w:right="28" w:hanging="437"/>
              <w:rPr>
                <w:color w:val="000000" w:themeColor="text1"/>
                <w:sz w:val="24"/>
                <w:szCs w:val="24"/>
              </w:rPr>
            </w:pPr>
            <w:r w:rsidRPr="00F01C01">
              <w:rPr>
                <w:color w:val="000000" w:themeColor="text1"/>
                <w:sz w:val="24"/>
                <w:szCs w:val="24"/>
              </w:rPr>
              <w:t xml:space="preserve">Prevención de la erosión </w:t>
            </w:r>
          </w:p>
          <w:p w14:paraId="520452AD" w14:textId="0E28876A" w:rsidR="00833961" w:rsidRPr="00F01C01" w:rsidRDefault="00833961" w:rsidP="001A5B40">
            <w:pPr>
              <w:pStyle w:val="Prrafodelista"/>
              <w:numPr>
                <w:ilvl w:val="0"/>
                <w:numId w:val="29"/>
              </w:numPr>
              <w:spacing w:after="160" w:line="240" w:lineRule="auto"/>
              <w:ind w:left="738" w:right="28" w:hanging="437"/>
              <w:rPr>
                <w:color w:val="000000" w:themeColor="text1"/>
                <w:sz w:val="24"/>
                <w:szCs w:val="24"/>
              </w:rPr>
            </w:pPr>
            <w:r w:rsidRPr="00F01C01">
              <w:rPr>
                <w:color w:val="000000" w:themeColor="text1"/>
                <w:sz w:val="24"/>
                <w:szCs w:val="24"/>
              </w:rPr>
              <w:t xml:space="preserve">Mantenimiento de la fertilidad del suelo </w:t>
            </w:r>
          </w:p>
          <w:p w14:paraId="0AE49736" w14:textId="6782F1E8" w:rsidR="00833961" w:rsidRPr="00F01C01" w:rsidRDefault="00833961" w:rsidP="001A5B40">
            <w:pPr>
              <w:pStyle w:val="Prrafodelista"/>
              <w:numPr>
                <w:ilvl w:val="0"/>
                <w:numId w:val="29"/>
              </w:numPr>
              <w:spacing w:after="160" w:line="240" w:lineRule="auto"/>
              <w:ind w:left="738" w:right="28" w:hanging="437"/>
              <w:rPr>
                <w:color w:val="000000" w:themeColor="text1"/>
                <w:sz w:val="24"/>
                <w:szCs w:val="24"/>
              </w:rPr>
            </w:pPr>
            <w:r w:rsidRPr="00F01C01">
              <w:rPr>
                <w:color w:val="000000" w:themeColor="text1"/>
                <w:sz w:val="24"/>
                <w:szCs w:val="24"/>
              </w:rPr>
              <w:t xml:space="preserve">Polinización </w:t>
            </w:r>
          </w:p>
          <w:p w14:paraId="7E89965B" w14:textId="25874499" w:rsidR="00833961" w:rsidRPr="00F01C01" w:rsidRDefault="00833961" w:rsidP="001A5B40">
            <w:pPr>
              <w:pStyle w:val="Prrafodelista"/>
              <w:numPr>
                <w:ilvl w:val="0"/>
                <w:numId w:val="29"/>
              </w:numPr>
              <w:spacing w:after="160" w:line="240" w:lineRule="auto"/>
              <w:ind w:left="738" w:right="28" w:hanging="437"/>
              <w:rPr>
                <w:color w:val="000000" w:themeColor="text1"/>
                <w:sz w:val="24"/>
                <w:szCs w:val="24"/>
              </w:rPr>
            </w:pPr>
            <w:r w:rsidRPr="00F01C01">
              <w:rPr>
                <w:color w:val="000000" w:themeColor="text1"/>
                <w:sz w:val="24"/>
                <w:szCs w:val="24"/>
              </w:rPr>
              <w:t>Control biológico</w:t>
            </w:r>
          </w:p>
        </w:tc>
      </w:tr>
    </w:tbl>
    <w:p w14:paraId="45476C24" w14:textId="28BB4FFF" w:rsidR="00833961" w:rsidRPr="00F01C01" w:rsidRDefault="00833961" w:rsidP="00833961">
      <w:pPr>
        <w:spacing w:after="0" w:line="360" w:lineRule="auto"/>
        <w:ind w:left="11" w:right="28" w:firstLine="697"/>
        <w:rPr>
          <w:color w:val="000000" w:themeColor="text1"/>
          <w:sz w:val="24"/>
          <w:szCs w:val="24"/>
        </w:rPr>
      </w:pPr>
      <w:r w:rsidRPr="00F01C01">
        <w:rPr>
          <w:color w:val="000000" w:themeColor="text1"/>
          <w:sz w:val="24"/>
          <w:szCs w:val="24"/>
        </w:rPr>
        <w:t>De los servicios ecosistémicos</w:t>
      </w:r>
      <w:r w:rsidR="0098554B" w:rsidRPr="00F01C01">
        <w:rPr>
          <w:color w:val="000000" w:themeColor="text1"/>
          <w:sz w:val="24"/>
          <w:szCs w:val="24"/>
        </w:rPr>
        <w:t>,</w:t>
      </w:r>
      <w:r w:rsidRPr="00F01C01">
        <w:rPr>
          <w:color w:val="000000" w:themeColor="text1"/>
          <w:sz w:val="24"/>
          <w:szCs w:val="24"/>
        </w:rPr>
        <w:t xml:space="preserve"> se resalta </w:t>
      </w:r>
      <w:r w:rsidR="0098554B" w:rsidRPr="00F01C01">
        <w:rPr>
          <w:color w:val="000000" w:themeColor="text1"/>
          <w:sz w:val="24"/>
          <w:szCs w:val="24"/>
        </w:rPr>
        <w:t>el</w:t>
      </w:r>
      <w:r w:rsidRPr="00F01C01">
        <w:rPr>
          <w:color w:val="000000" w:themeColor="text1"/>
          <w:sz w:val="24"/>
          <w:szCs w:val="24"/>
        </w:rPr>
        <w:t xml:space="preserve"> de regulación ya que actúan como controles estratégicos para reducir los escenarios de riesgo e impactos exacerbados por el </w:t>
      </w:r>
      <w:r w:rsidRPr="00F01C01">
        <w:rPr>
          <w:color w:val="000000" w:themeColor="text1"/>
          <w:sz w:val="24"/>
          <w:szCs w:val="24"/>
        </w:rPr>
        <w:lastRenderedPageBreak/>
        <w:t xml:space="preserve">cambio climático, incluidos los efectos colaterales que pueden consolidar riesgos de origen tecnológico. Esta relación se muestra en la </w:t>
      </w:r>
      <w:r w:rsidRPr="00434105">
        <w:rPr>
          <w:b/>
          <w:bCs/>
          <w:color w:val="000000" w:themeColor="text1"/>
          <w:sz w:val="24"/>
          <w:szCs w:val="24"/>
        </w:rPr>
        <w:t>Figura 4.</w:t>
      </w:r>
    </w:p>
    <w:p w14:paraId="5B791089" w14:textId="03855E48" w:rsidR="00947C2E" w:rsidRPr="00F01C01" w:rsidRDefault="00947C2E" w:rsidP="007C5FB3">
      <w:pPr>
        <w:spacing w:after="0" w:line="360" w:lineRule="auto"/>
        <w:ind w:left="11" w:right="28" w:firstLine="697"/>
        <w:rPr>
          <w:color w:val="000000" w:themeColor="text1"/>
          <w:sz w:val="24"/>
          <w:szCs w:val="24"/>
        </w:rPr>
      </w:pPr>
      <w:bookmarkStart w:id="21" w:name="_Hlk90906373"/>
    </w:p>
    <w:p w14:paraId="7BBE35AC" w14:textId="4CB0F2D7" w:rsidR="00833961" w:rsidRPr="00F01C01" w:rsidRDefault="00FF4132" w:rsidP="00833961">
      <w:pPr>
        <w:spacing w:after="0" w:line="360" w:lineRule="auto"/>
        <w:ind w:left="11" w:right="28" w:hanging="11"/>
        <w:rPr>
          <w:color w:val="000000" w:themeColor="text1"/>
          <w:sz w:val="24"/>
          <w:szCs w:val="24"/>
        </w:rPr>
      </w:pPr>
      <w:r w:rsidRPr="00F01C01">
        <w:rPr>
          <w:noProof/>
          <w:color w:val="000000" w:themeColor="text1"/>
          <w:sz w:val="24"/>
          <w:szCs w:val="24"/>
          <w:lang w:bidi="ar-SA"/>
        </w:rPr>
        <w:drawing>
          <wp:inline distT="0" distB="0" distL="0" distR="0" wp14:anchorId="489F8319" wp14:editId="1D93DDCE">
            <wp:extent cx="5572125" cy="2286000"/>
            <wp:effectExtent l="0" t="0" r="9525" b="0"/>
            <wp:docPr id="10" name="Imagen 10" descr="Diapositiv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apositiva4"/>
                    <pic:cNvPicPr>
                      <a:picLocks noChangeAspect="1" noChangeArrowheads="1"/>
                    </pic:cNvPicPr>
                  </pic:nvPicPr>
                  <pic:blipFill>
                    <a:blip r:embed="rId13">
                      <a:extLst>
                        <a:ext uri="{28A0092B-C50C-407E-A947-70E740481C1C}">
                          <a14:useLocalDpi xmlns:a14="http://schemas.microsoft.com/office/drawing/2010/main" val="0"/>
                        </a:ext>
                      </a:extLst>
                    </a:blip>
                    <a:srcRect l="4407" t="12952" r="6271" b="21988"/>
                    <a:stretch>
                      <a:fillRect/>
                    </a:stretch>
                  </pic:blipFill>
                  <pic:spPr bwMode="auto">
                    <a:xfrm>
                      <a:off x="0" y="0"/>
                      <a:ext cx="5572125" cy="2286000"/>
                    </a:xfrm>
                    <a:prstGeom prst="rect">
                      <a:avLst/>
                    </a:prstGeom>
                    <a:noFill/>
                    <a:ln>
                      <a:noFill/>
                    </a:ln>
                  </pic:spPr>
                </pic:pic>
              </a:graphicData>
            </a:graphic>
          </wp:inline>
        </w:drawing>
      </w:r>
    </w:p>
    <w:bookmarkEnd w:id="21"/>
    <w:p w14:paraId="28504A5C" w14:textId="55C409D6" w:rsidR="00FF4132" w:rsidRPr="00F01C01" w:rsidRDefault="00FF4132" w:rsidP="00FF4132">
      <w:pPr>
        <w:spacing w:after="160" w:line="360" w:lineRule="auto"/>
        <w:rPr>
          <w:color w:val="000000" w:themeColor="text1"/>
          <w:sz w:val="24"/>
          <w:szCs w:val="24"/>
        </w:rPr>
      </w:pPr>
      <w:r w:rsidRPr="00F01C01">
        <w:rPr>
          <w:b/>
          <w:bCs/>
          <w:color w:val="000000" w:themeColor="text1"/>
          <w:sz w:val="24"/>
          <w:szCs w:val="24"/>
        </w:rPr>
        <w:t>Figura 4.</w:t>
      </w:r>
      <w:r w:rsidRPr="00F01C01">
        <w:rPr>
          <w:color w:val="000000" w:themeColor="text1"/>
          <w:sz w:val="24"/>
          <w:szCs w:val="24"/>
        </w:rPr>
        <w:t xml:space="preserve"> Relaciones de la biodiversidad y sus servicios ecosistémicos de regulación como conjunto para atenuar riesgos de desastre e impactos por </w:t>
      </w:r>
      <w:r w:rsidR="00E2429B">
        <w:rPr>
          <w:color w:val="000000" w:themeColor="text1"/>
          <w:sz w:val="24"/>
          <w:szCs w:val="24"/>
        </w:rPr>
        <w:t xml:space="preserve">el </w:t>
      </w:r>
      <w:r w:rsidRPr="00F01C01">
        <w:rPr>
          <w:color w:val="000000" w:themeColor="text1"/>
          <w:sz w:val="24"/>
          <w:szCs w:val="24"/>
        </w:rPr>
        <w:t>cambio climático.  Fuente: Elaboración propia.</w:t>
      </w:r>
    </w:p>
    <w:p w14:paraId="4B036858" w14:textId="7CF7EC41" w:rsidR="00145236" w:rsidRPr="00F01C01" w:rsidRDefault="00C32F10" w:rsidP="007C5FB3">
      <w:pPr>
        <w:spacing w:before="160" w:after="120" w:line="360" w:lineRule="auto"/>
        <w:ind w:left="11" w:right="28" w:hanging="11"/>
        <w:rPr>
          <w:b/>
          <w:bCs/>
          <w:color w:val="000000" w:themeColor="text1"/>
          <w:sz w:val="24"/>
          <w:szCs w:val="24"/>
        </w:rPr>
      </w:pPr>
      <w:r w:rsidRPr="00F01C01">
        <w:rPr>
          <w:b/>
          <w:bCs/>
          <w:color w:val="000000" w:themeColor="text1"/>
          <w:sz w:val="24"/>
          <w:szCs w:val="24"/>
        </w:rPr>
        <w:t>2</w:t>
      </w:r>
      <w:r w:rsidR="00145236" w:rsidRPr="00F01C01">
        <w:rPr>
          <w:b/>
          <w:bCs/>
          <w:color w:val="000000" w:themeColor="text1"/>
          <w:sz w:val="24"/>
          <w:szCs w:val="24"/>
        </w:rPr>
        <w:t>.2.1.</w:t>
      </w:r>
      <w:r w:rsidR="00145236" w:rsidRPr="00F01C01">
        <w:rPr>
          <w:b/>
          <w:bCs/>
          <w:color w:val="000000" w:themeColor="text1"/>
          <w:sz w:val="24"/>
          <w:szCs w:val="24"/>
        </w:rPr>
        <w:tab/>
        <w:t xml:space="preserve">Estudios de caso de la </w:t>
      </w:r>
      <w:r w:rsidR="00652A1E" w:rsidRPr="00F01C01">
        <w:rPr>
          <w:b/>
          <w:bCs/>
          <w:color w:val="000000" w:themeColor="text1"/>
          <w:sz w:val="24"/>
          <w:szCs w:val="24"/>
        </w:rPr>
        <w:t>biodiversidad y sus servicios ecosistémicos</w:t>
      </w:r>
      <w:r w:rsidR="00145236" w:rsidRPr="00F01C01">
        <w:rPr>
          <w:b/>
          <w:bCs/>
          <w:color w:val="000000" w:themeColor="text1"/>
          <w:sz w:val="24"/>
          <w:szCs w:val="24"/>
        </w:rPr>
        <w:t xml:space="preserve"> como atenuador de riesgos e impactos </w:t>
      </w:r>
    </w:p>
    <w:p w14:paraId="5CC6E30A" w14:textId="3DBB73C4" w:rsidR="00145236" w:rsidRPr="00F01C01" w:rsidRDefault="000F53F4" w:rsidP="00415D84">
      <w:pPr>
        <w:spacing w:after="0" w:line="360" w:lineRule="auto"/>
        <w:ind w:left="11" w:right="28" w:firstLine="0"/>
        <w:rPr>
          <w:color w:val="000000" w:themeColor="text1"/>
          <w:sz w:val="24"/>
          <w:szCs w:val="24"/>
        </w:rPr>
      </w:pPr>
      <w:r w:rsidRPr="00F01C01">
        <w:rPr>
          <w:color w:val="000000" w:themeColor="text1"/>
          <w:sz w:val="24"/>
          <w:szCs w:val="24"/>
        </w:rPr>
        <w:t>L</w:t>
      </w:r>
      <w:r w:rsidR="00145236" w:rsidRPr="00F01C01">
        <w:rPr>
          <w:color w:val="000000" w:themeColor="text1"/>
          <w:sz w:val="24"/>
          <w:szCs w:val="24"/>
        </w:rPr>
        <w:t>os desastres asociados a fenómenos hidrometeorológicos exacerbados por el cambio climático continúan cobrando miles de vidas y cuantiosas pérdidas económicas</w:t>
      </w:r>
      <w:r w:rsidR="00481837" w:rsidRPr="00F01C01">
        <w:rPr>
          <w:color w:val="000000" w:themeColor="text1"/>
          <w:sz w:val="24"/>
          <w:szCs w:val="24"/>
        </w:rPr>
        <w:t>,</w:t>
      </w:r>
      <w:r w:rsidR="00145236" w:rsidRPr="00F01C01">
        <w:rPr>
          <w:color w:val="000000" w:themeColor="text1"/>
          <w:sz w:val="24"/>
          <w:szCs w:val="24"/>
        </w:rPr>
        <w:t xml:space="preserve"> </w:t>
      </w:r>
      <w:r w:rsidR="00481837" w:rsidRPr="00F01C01">
        <w:rPr>
          <w:color w:val="000000" w:themeColor="text1"/>
          <w:sz w:val="24"/>
          <w:szCs w:val="24"/>
        </w:rPr>
        <w:t>evidenciando una</w:t>
      </w:r>
      <w:r w:rsidR="00145236" w:rsidRPr="00F01C01">
        <w:rPr>
          <w:color w:val="000000" w:themeColor="text1"/>
          <w:sz w:val="24"/>
          <w:szCs w:val="24"/>
        </w:rPr>
        <w:t xml:space="preserve"> vulnerabilidad cada vez mayor y cambiante, incrementando los niveles de inequidad, pobreza y degradación de los ecosistemas</w:t>
      </w:r>
      <w:r w:rsidR="00481837" w:rsidRPr="00F01C01">
        <w:rPr>
          <w:color w:val="000000" w:themeColor="text1"/>
          <w:sz w:val="24"/>
          <w:szCs w:val="24"/>
        </w:rPr>
        <w:t xml:space="preserve"> </w:t>
      </w:r>
      <w:r w:rsidR="005659FF" w:rsidRPr="00F01C01">
        <w:rPr>
          <w:color w:val="000000" w:themeColor="text1"/>
          <w:sz w:val="24"/>
          <w:szCs w:val="24"/>
          <w:lang w:val="es-ES"/>
        </w:rPr>
        <w:t>[2</w:t>
      </w:r>
      <w:r w:rsidR="003B3EC5" w:rsidRPr="00F01C01">
        <w:rPr>
          <w:color w:val="000000" w:themeColor="text1"/>
          <w:sz w:val="24"/>
          <w:szCs w:val="24"/>
          <w:lang w:val="es-ES"/>
        </w:rPr>
        <w:t>6</w:t>
      </w:r>
      <w:r w:rsidR="005659FF" w:rsidRPr="00F01C01">
        <w:rPr>
          <w:color w:val="000000" w:themeColor="text1"/>
          <w:sz w:val="24"/>
          <w:szCs w:val="24"/>
          <w:lang w:val="es-ES"/>
        </w:rPr>
        <w:t>]</w:t>
      </w:r>
      <w:r w:rsidR="00145236" w:rsidRPr="00F01C01">
        <w:rPr>
          <w:color w:val="000000" w:themeColor="text1"/>
          <w:sz w:val="24"/>
          <w:szCs w:val="24"/>
        </w:rPr>
        <w:t xml:space="preserve">.  </w:t>
      </w:r>
    </w:p>
    <w:p w14:paraId="717F1869" w14:textId="79FC025C" w:rsidR="00481837" w:rsidRPr="00F01C01" w:rsidRDefault="00481837" w:rsidP="00481837">
      <w:pPr>
        <w:spacing w:after="160" w:line="360" w:lineRule="auto"/>
        <w:ind w:firstLine="700"/>
        <w:rPr>
          <w:color w:val="000000" w:themeColor="text1"/>
          <w:sz w:val="24"/>
          <w:szCs w:val="24"/>
        </w:rPr>
      </w:pPr>
      <w:r w:rsidRPr="00F01C01">
        <w:rPr>
          <w:color w:val="000000" w:themeColor="text1"/>
          <w:sz w:val="24"/>
          <w:szCs w:val="24"/>
        </w:rPr>
        <w:t>Sin embargo, los ecosistemas</w:t>
      </w:r>
      <w:r w:rsidR="004E04FC" w:rsidRPr="00F01C01">
        <w:rPr>
          <w:color w:val="000000" w:themeColor="text1"/>
          <w:sz w:val="24"/>
          <w:szCs w:val="24"/>
        </w:rPr>
        <w:t xml:space="preserve"> saludables</w:t>
      </w:r>
      <w:r w:rsidRPr="00F01C01">
        <w:rPr>
          <w:color w:val="000000" w:themeColor="text1"/>
          <w:sz w:val="24"/>
          <w:szCs w:val="24"/>
        </w:rPr>
        <w:t xml:space="preserve"> se revelan como soluciones para reducir los escenarios de riesgo incrementados por el cambio climático. A continuación, se relacionan dos casos internacionales donde la biodiversidad y sus servicios ecosistémicos actúan como atenuador de riesgos de desastres y cambio climático:</w:t>
      </w:r>
    </w:p>
    <w:p w14:paraId="7AFE0277" w14:textId="4DC5A645" w:rsidR="00481837" w:rsidRPr="00F01C01" w:rsidRDefault="00145236" w:rsidP="007C5FB3">
      <w:pPr>
        <w:spacing w:after="0" w:line="360" w:lineRule="auto"/>
        <w:ind w:left="11" w:right="28" w:hanging="11"/>
        <w:rPr>
          <w:color w:val="000000" w:themeColor="text1"/>
          <w:sz w:val="24"/>
          <w:szCs w:val="24"/>
        </w:rPr>
      </w:pPr>
      <w:r w:rsidRPr="00F01C01">
        <w:rPr>
          <w:b/>
          <w:bCs/>
          <w:color w:val="000000" w:themeColor="text1"/>
          <w:sz w:val="24"/>
          <w:szCs w:val="24"/>
        </w:rPr>
        <w:lastRenderedPageBreak/>
        <w:t xml:space="preserve">Los </w:t>
      </w:r>
      <w:r w:rsidRPr="0060123D">
        <w:rPr>
          <w:b/>
          <w:bCs/>
          <w:color w:val="000000" w:themeColor="text1"/>
          <w:sz w:val="24"/>
          <w:szCs w:val="24"/>
          <w:highlight w:val="green"/>
        </w:rPr>
        <w:t>ecosistemas costeros</w:t>
      </w:r>
      <w:r w:rsidR="0060123D" w:rsidRPr="00327624">
        <w:rPr>
          <w:bCs/>
          <w:color w:val="000000" w:themeColor="text1"/>
          <w:sz w:val="24"/>
          <w:szCs w:val="24"/>
          <w:highlight w:val="green"/>
        </w:rPr>
        <w:fldChar w:fldCharType="begin"/>
      </w:r>
      <w:r w:rsidR="0060123D" w:rsidRPr="00327624">
        <w:instrText xml:space="preserve"> XE "</w:instrText>
      </w:r>
      <w:r w:rsidR="0060123D" w:rsidRPr="00327624">
        <w:rPr>
          <w:bCs/>
          <w:color w:val="000000" w:themeColor="text1"/>
          <w:sz w:val="24"/>
          <w:szCs w:val="24"/>
          <w:highlight w:val="green"/>
        </w:rPr>
        <w:instrText>Ecosistemas costeros</w:instrText>
      </w:r>
      <w:r w:rsidR="0060123D" w:rsidRPr="00327624">
        <w:instrText xml:space="preserve">" </w:instrText>
      </w:r>
      <w:r w:rsidR="0060123D" w:rsidRPr="00327624">
        <w:rPr>
          <w:bCs/>
          <w:color w:val="000000" w:themeColor="text1"/>
          <w:sz w:val="24"/>
          <w:szCs w:val="24"/>
          <w:highlight w:val="green"/>
        </w:rPr>
        <w:fldChar w:fldCharType="end"/>
      </w:r>
      <w:r w:rsidRPr="00327624">
        <w:rPr>
          <w:bCs/>
          <w:color w:val="000000" w:themeColor="text1"/>
          <w:sz w:val="24"/>
          <w:szCs w:val="24"/>
        </w:rPr>
        <w:t xml:space="preserve">: </w:t>
      </w:r>
      <w:r w:rsidR="007C5FB3" w:rsidRPr="00327624">
        <w:rPr>
          <w:bCs/>
          <w:color w:val="000000" w:themeColor="text1"/>
          <w:sz w:val="24"/>
          <w:szCs w:val="24"/>
          <w:highlight w:val="green"/>
        </w:rPr>
        <w:t>m</w:t>
      </w:r>
      <w:r w:rsidRPr="00327624">
        <w:rPr>
          <w:bCs/>
          <w:color w:val="000000" w:themeColor="text1"/>
          <w:sz w:val="24"/>
          <w:szCs w:val="24"/>
          <w:highlight w:val="green"/>
        </w:rPr>
        <w:t>anglares</w:t>
      </w:r>
      <w:r w:rsidR="0060123D" w:rsidRPr="00327624">
        <w:rPr>
          <w:bCs/>
          <w:color w:val="000000" w:themeColor="text1"/>
          <w:sz w:val="24"/>
          <w:szCs w:val="24"/>
          <w:highlight w:val="green"/>
        </w:rPr>
        <w:fldChar w:fldCharType="begin"/>
      </w:r>
      <w:r w:rsidR="0060123D" w:rsidRPr="00327624">
        <w:instrText xml:space="preserve"> XE "</w:instrText>
      </w:r>
      <w:r w:rsidR="0060123D" w:rsidRPr="00327624">
        <w:rPr>
          <w:bCs/>
          <w:color w:val="000000" w:themeColor="text1"/>
          <w:sz w:val="24"/>
          <w:szCs w:val="24"/>
          <w:highlight w:val="green"/>
        </w:rPr>
        <w:instrText>Manglares</w:instrText>
      </w:r>
      <w:r w:rsidR="0060123D" w:rsidRPr="00327624">
        <w:instrText xml:space="preserve">" </w:instrText>
      </w:r>
      <w:r w:rsidR="0060123D" w:rsidRPr="00327624">
        <w:rPr>
          <w:bCs/>
          <w:color w:val="000000" w:themeColor="text1"/>
          <w:sz w:val="24"/>
          <w:szCs w:val="24"/>
          <w:highlight w:val="green"/>
        </w:rPr>
        <w:fldChar w:fldCharType="end"/>
      </w:r>
      <w:r w:rsidRPr="00F01C01">
        <w:rPr>
          <w:b/>
          <w:bCs/>
          <w:color w:val="000000" w:themeColor="text1"/>
          <w:sz w:val="24"/>
          <w:szCs w:val="24"/>
        </w:rPr>
        <w:t xml:space="preserve"> en el caso Jamaica</w:t>
      </w:r>
      <w:r w:rsidR="008D05F6" w:rsidRPr="00F01C01">
        <w:rPr>
          <w:b/>
          <w:bCs/>
          <w:color w:val="000000" w:themeColor="text1"/>
          <w:sz w:val="24"/>
          <w:szCs w:val="24"/>
        </w:rPr>
        <w:t xml:space="preserve">. </w:t>
      </w:r>
      <w:r w:rsidRPr="00F01C01">
        <w:rPr>
          <w:color w:val="000000" w:themeColor="text1"/>
          <w:sz w:val="24"/>
          <w:szCs w:val="24"/>
        </w:rPr>
        <w:t xml:space="preserve">Jamaica es una isla con un nivel alto de riesgo asociado a amenazas de origen natural y socio natural como aumento del nivel mar, tormentas tropicales y degradación de ecosistemas, entre otros.  </w:t>
      </w:r>
    </w:p>
    <w:p w14:paraId="567488F1" w14:textId="2A5334A4" w:rsidR="00481837" w:rsidRPr="00F01C01" w:rsidRDefault="00145236" w:rsidP="0036058F">
      <w:pPr>
        <w:spacing w:after="0" w:line="360" w:lineRule="auto"/>
        <w:ind w:left="11" w:right="28" w:firstLine="697"/>
        <w:rPr>
          <w:color w:val="000000" w:themeColor="text1"/>
          <w:sz w:val="24"/>
          <w:szCs w:val="24"/>
        </w:rPr>
      </w:pPr>
      <w:r w:rsidRPr="00F01C01">
        <w:rPr>
          <w:color w:val="000000" w:themeColor="text1"/>
          <w:sz w:val="24"/>
          <w:szCs w:val="24"/>
        </w:rPr>
        <w:t>Los estudios del Banco Mundial</w:t>
      </w:r>
      <w:r w:rsidR="00481837" w:rsidRPr="00F01C01">
        <w:rPr>
          <w:color w:val="000000" w:themeColor="text1"/>
          <w:sz w:val="24"/>
          <w:szCs w:val="24"/>
        </w:rPr>
        <w:t xml:space="preserve"> </w:t>
      </w:r>
      <w:r w:rsidR="00806839" w:rsidRPr="00F01C01">
        <w:rPr>
          <w:color w:val="000000" w:themeColor="text1"/>
          <w:sz w:val="24"/>
          <w:szCs w:val="24"/>
          <w:lang w:val="es-ES"/>
        </w:rPr>
        <w:t>[2</w:t>
      </w:r>
      <w:r w:rsidR="003B3EC5" w:rsidRPr="00F01C01">
        <w:rPr>
          <w:color w:val="000000" w:themeColor="text1"/>
          <w:sz w:val="24"/>
          <w:szCs w:val="24"/>
          <w:lang w:val="es-ES"/>
        </w:rPr>
        <w:t>7</w:t>
      </w:r>
      <w:r w:rsidR="00806839" w:rsidRPr="00F01C01">
        <w:rPr>
          <w:color w:val="000000" w:themeColor="text1"/>
          <w:sz w:val="24"/>
          <w:szCs w:val="24"/>
          <w:lang w:val="es-ES"/>
        </w:rPr>
        <w:t>]</w:t>
      </w:r>
      <w:r w:rsidR="004344F5" w:rsidRPr="00F01C01">
        <w:rPr>
          <w:color w:val="000000" w:themeColor="text1"/>
          <w:sz w:val="24"/>
          <w:szCs w:val="24"/>
          <w:lang w:val="es-ES"/>
        </w:rPr>
        <w:t xml:space="preserve"> </w:t>
      </w:r>
      <w:r w:rsidRPr="00F01C01">
        <w:rPr>
          <w:color w:val="000000" w:themeColor="text1"/>
          <w:sz w:val="24"/>
          <w:szCs w:val="24"/>
        </w:rPr>
        <w:t>sobre la valoración y evaluación económica de los servicios ecosistémicos de los manglares en Jamaica establec</w:t>
      </w:r>
      <w:r w:rsidR="0098554B" w:rsidRPr="00F01C01">
        <w:rPr>
          <w:color w:val="000000" w:themeColor="text1"/>
          <w:sz w:val="24"/>
          <w:szCs w:val="24"/>
        </w:rPr>
        <w:t>ieron</w:t>
      </w:r>
      <w:r w:rsidRPr="00F01C01">
        <w:rPr>
          <w:color w:val="000000" w:themeColor="text1"/>
          <w:sz w:val="24"/>
          <w:szCs w:val="24"/>
        </w:rPr>
        <w:t xml:space="preserve"> los daños y pérdidas asociadas a eventos hidrometeorológicos extremos como el Huracán Iván en 2004, que costó 0</w:t>
      </w:r>
      <w:r w:rsidR="0098554B" w:rsidRPr="00F01C01">
        <w:rPr>
          <w:color w:val="000000" w:themeColor="text1"/>
          <w:sz w:val="24"/>
          <w:szCs w:val="24"/>
        </w:rPr>
        <w:t>.</w:t>
      </w:r>
      <w:r w:rsidRPr="00F01C01">
        <w:rPr>
          <w:color w:val="000000" w:themeColor="text1"/>
          <w:sz w:val="24"/>
          <w:szCs w:val="24"/>
        </w:rPr>
        <w:t>5 billones</w:t>
      </w:r>
      <w:r w:rsidR="004F5572" w:rsidRPr="00F01C01">
        <w:rPr>
          <w:color w:val="000000" w:themeColor="text1"/>
          <w:sz w:val="24"/>
          <w:szCs w:val="24"/>
        </w:rPr>
        <w:t xml:space="preserve"> de dólares</w:t>
      </w:r>
      <w:r w:rsidRPr="00F01C01">
        <w:rPr>
          <w:color w:val="000000" w:themeColor="text1"/>
          <w:sz w:val="24"/>
          <w:szCs w:val="24"/>
        </w:rPr>
        <w:t>, cerca del 6</w:t>
      </w:r>
      <w:r w:rsidR="004E04FC" w:rsidRPr="00F01C01">
        <w:rPr>
          <w:color w:val="000000" w:themeColor="text1"/>
          <w:sz w:val="24"/>
          <w:szCs w:val="24"/>
        </w:rPr>
        <w:t xml:space="preserve"> </w:t>
      </w:r>
      <w:r w:rsidRPr="00F01C01">
        <w:rPr>
          <w:color w:val="000000" w:themeColor="text1"/>
          <w:sz w:val="24"/>
          <w:szCs w:val="24"/>
        </w:rPr>
        <w:t xml:space="preserve">% del </w:t>
      </w:r>
      <w:bookmarkStart w:id="22" w:name="_Hlk89261810"/>
      <w:r w:rsidR="004F5572" w:rsidRPr="00F01C01">
        <w:rPr>
          <w:color w:val="000000" w:themeColor="text1"/>
          <w:sz w:val="24"/>
          <w:szCs w:val="24"/>
        </w:rPr>
        <w:t>producto interno bruto (</w:t>
      </w:r>
      <w:r w:rsidRPr="00F01C01">
        <w:rPr>
          <w:color w:val="000000" w:themeColor="text1"/>
          <w:sz w:val="24"/>
          <w:szCs w:val="24"/>
        </w:rPr>
        <w:t>PIB</w:t>
      </w:r>
      <w:r w:rsidR="004F5572" w:rsidRPr="00F01C01">
        <w:rPr>
          <w:color w:val="000000" w:themeColor="text1"/>
          <w:sz w:val="24"/>
          <w:szCs w:val="24"/>
        </w:rPr>
        <w:t>)</w:t>
      </w:r>
      <w:r w:rsidRPr="00F01C01">
        <w:rPr>
          <w:color w:val="000000" w:themeColor="text1"/>
          <w:sz w:val="24"/>
          <w:szCs w:val="24"/>
        </w:rPr>
        <w:t xml:space="preserve"> </w:t>
      </w:r>
      <w:bookmarkEnd w:id="22"/>
      <w:r w:rsidRPr="00F01C01">
        <w:rPr>
          <w:color w:val="000000" w:themeColor="text1"/>
          <w:sz w:val="24"/>
          <w:szCs w:val="24"/>
        </w:rPr>
        <w:t>de ese país.</w:t>
      </w:r>
    </w:p>
    <w:p w14:paraId="7912521F" w14:textId="7639493A" w:rsidR="00145236" w:rsidRPr="00F01C01" w:rsidRDefault="0098554B" w:rsidP="0036058F">
      <w:pPr>
        <w:spacing w:after="0" w:line="360" w:lineRule="auto"/>
        <w:ind w:left="11" w:right="28" w:firstLine="697"/>
        <w:rPr>
          <w:b/>
          <w:bCs/>
          <w:color w:val="000000" w:themeColor="text1"/>
          <w:sz w:val="24"/>
          <w:szCs w:val="24"/>
        </w:rPr>
      </w:pPr>
      <w:r w:rsidRPr="00F01C01">
        <w:rPr>
          <w:color w:val="000000" w:themeColor="text1"/>
          <w:sz w:val="24"/>
          <w:szCs w:val="24"/>
        </w:rPr>
        <w:t>Po</w:t>
      </w:r>
      <w:r w:rsidR="00145236" w:rsidRPr="00F01C01">
        <w:rPr>
          <w:color w:val="000000" w:themeColor="text1"/>
          <w:sz w:val="24"/>
          <w:szCs w:val="24"/>
        </w:rPr>
        <w:t>r est</w:t>
      </w:r>
      <w:r w:rsidRPr="00F01C01">
        <w:rPr>
          <w:color w:val="000000" w:themeColor="text1"/>
          <w:sz w:val="24"/>
          <w:szCs w:val="24"/>
        </w:rPr>
        <w:t>o, para</w:t>
      </w:r>
      <w:r w:rsidR="00145236" w:rsidRPr="00F01C01">
        <w:rPr>
          <w:color w:val="000000" w:themeColor="text1"/>
          <w:sz w:val="24"/>
          <w:szCs w:val="24"/>
        </w:rPr>
        <w:t xml:space="preserve"> proteger la isla y sus pobladores, el gobierno desarrolló programas de conservación, restauración y protección de los ecosistemas de manglar, dado que estos ecosistemas proveen servicios de provisión de suelos y alimento, de regulación climática a través de la captura de carbono, de prevención de la erosión costera, entre otros, destacando su aporte a la reducción de la vulnerabilidad costera frente al cambio climático </w:t>
      </w:r>
      <w:r w:rsidR="00806839" w:rsidRPr="00F01C01">
        <w:rPr>
          <w:color w:val="000000" w:themeColor="text1"/>
          <w:sz w:val="24"/>
          <w:szCs w:val="24"/>
          <w:lang w:val="es-ES"/>
        </w:rPr>
        <w:t>[2</w:t>
      </w:r>
      <w:r w:rsidR="003B3EC5" w:rsidRPr="00F01C01">
        <w:rPr>
          <w:color w:val="000000" w:themeColor="text1"/>
          <w:sz w:val="24"/>
          <w:szCs w:val="24"/>
          <w:lang w:val="es-ES"/>
        </w:rPr>
        <w:t>7</w:t>
      </w:r>
      <w:r w:rsidR="00806839" w:rsidRPr="00F01C01">
        <w:rPr>
          <w:color w:val="000000" w:themeColor="text1"/>
          <w:sz w:val="24"/>
          <w:szCs w:val="24"/>
          <w:lang w:val="es-ES"/>
        </w:rPr>
        <w:t>]</w:t>
      </w:r>
      <w:r w:rsidR="00145236" w:rsidRPr="00F01C01">
        <w:rPr>
          <w:color w:val="000000" w:themeColor="text1"/>
          <w:sz w:val="24"/>
          <w:szCs w:val="24"/>
        </w:rPr>
        <w:t xml:space="preserve">.  </w:t>
      </w:r>
    </w:p>
    <w:p w14:paraId="4F93A0C6" w14:textId="7F6E1FB2" w:rsidR="00145236" w:rsidRPr="00F01C01" w:rsidRDefault="00145236" w:rsidP="007C5FB3">
      <w:pPr>
        <w:spacing w:after="0" w:line="360" w:lineRule="auto"/>
        <w:ind w:left="11" w:right="28" w:firstLine="697"/>
        <w:rPr>
          <w:color w:val="000000" w:themeColor="text1"/>
          <w:sz w:val="24"/>
          <w:szCs w:val="24"/>
        </w:rPr>
      </w:pPr>
      <w:r w:rsidRPr="00F01C01">
        <w:rPr>
          <w:color w:val="000000" w:themeColor="text1"/>
          <w:sz w:val="24"/>
          <w:szCs w:val="24"/>
        </w:rPr>
        <w:t xml:space="preserve"> Específicamente, Old Harbour Bay ha sido beneficiada por</w:t>
      </w:r>
      <w:r w:rsidR="0098554B" w:rsidRPr="00F01C01">
        <w:rPr>
          <w:color w:val="000000" w:themeColor="text1"/>
          <w:sz w:val="24"/>
          <w:szCs w:val="24"/>
        </w:rPr>
        <w:t xml:space="preserve"> los manglares</w:t>
      </w:r>
      <w:r w:rsidRPr="00F01C01">
        <w:rPr>
          <w:color w:val="000000" w:themeColor="text1"/>
          <w:sz w:val="24"/>
          <w:szCs w:val="24"/>
        </w:rPr>
        <w:t xml:space="preserve"> </w:t>
      </w:r>
      <w:r w:rsidR="00201DE0" w:rsidRPr="00F01C01">
        <w:rPr>
          <w:color w:val="000000" w:themeColor="text1"/>
          <w:sz w:val="24"/>
          <w:szCs w:val="24"/>
        </w:rPr>
        <w:t xml:space="preserve">que prestan </w:t>
      </w:r>
      <w:r w:rsidRPr="00F01C01">
        <w:rPr>
          <w:color w:val="000000" w:themeColor="text1"/>
          <w:sz w:val="24"/>
          <w:szCs w:val="24"/>
        </w:rPr>
        <w:t xml:space="preserve">servicios ecosistémicos </w:t>
      </w:r>
      <w:r w:rsidR="0098554B" w:rsidRPr="00F01C01">
        <w:rPr>
          <w:color w:val="000000" w:themeColor="text1"/>
          <w:sz w:val="24"/>
          <w:szCs w:val="24"/>
        </w:rPr>
        <w:t xml:space="preserve">de </w:t>
      </w:r>
      <w:r w:rsidRPr="00F01C01">
        <w:rPr>
          <w:color w:val="000000" w:themeColor="text1"/>
          <w:sz w:val="24"/>
          <w:szCs w:val="24"/>
        </w:rPr>
        <w:t>regulación de inundaciones durante la temporada de ciclones tropicales.  En esta zona el ecosistema de manglar representa una inversión 2</w:t>
      </w:r>
      <w:r w:rsidR="0098554B" w:rsidRPr="00F01C01">
        <w:rPr>
          <w:color w:val="000000" w:themeColor="text1"/>
          <w:sz w:val="24"/>
          <w:szCs w:val="24"/>
        </w:rPr>
        <w:t>,</w:t>
      </w:r>
      <w:r w:rsidRPr="00F01C01">
        <w:rPr>
          <w:color w:val="000000" w:themeColor="text1"/>
          <w:sz w:val="24"/>
          <w:szCs w:val="24"/>
        </w:rPr>
        <w:t>500</w:t>
      </w:r>
      <w:r w:rsidR="004F5572" w:rsidRPr="00F01C01">
        <w:rPr>
          <w:color w:val="000000" w:themeColor="text1"/>
          <w:sz w:val="24"/>
          <w:szCs w:val="24"/>
        </w:rPr>
        <w:t xml:space="preserve"> dólares</w:t>
      </w:r>
      <w:r w:rsidRPr="00F01C01">
        <w:rPr>
          <w:color w:val="000000" w:themeColor="text1"/>
          <w:sz w:val="24"/>
          <w:szCs w:val="24"/>
        </w:rPr>
        <w:t xml:space="preserve"> por hectárea al año con lo que se reduce el nivel del agua entre 0</w:t>
      </w:r>
      <w:r w:rsidR="0098554B" w:rsidRPr="00F01C01">
        <w:rPr>
          <w:color w:val="000000" w:themeColor="text1"/>
          <w:sz w:val="24"/>
          <w:szCs w:val="24"/>
        </w:rPr>
        <w:t>.</w:t>
      </w:r>
      <w:r w:rsidRPr="00F01C01">
        <w:rPr>
          <w:color w:val="000000" w:themeColor="text1"/>
          <w:sz w:val="24"/>
          <w:szCs w:val="24"/>
        </w:rPr>
        <w:t>3 y 0</w:t>
      </w:r>
      <w:r w:rsidR="0098554B" w:rsidRPr="00F01C01">
        <w:rPr>
          <w:color w:val="000000" w:themeColor="text1"/>
          <w:sz w:val="24"/>
          <w:szCs w:val="24"/>
        </w:rPr>
        <w:t>.</w:t>
      </w:r>
      <w:r w:rsidRPr="00F01C01">
        <w:rPr>
          <w:color w:val="000000" w:themeColor="text1"/>
          <w:sz w:val="24"/>
          <w:szCs w:val="24"/>
        </w:rPr>
        <w:t xml:space="preserve">6 metros, </w:t>
      </w:r>
      <w:r w:rsidR="001A5B40" w:rsidRPr="00F01C01">
        <w:rPr>
          <w:color w:val="000000" w:themeColor="text1"/>
          <w:sz w:val="24"/>
          <w:szCs w:val="24"/>
        </w:rPr>
        <w:t>que</w:t>
      </w:r>
      <w:r w:rsidR="0098554B" w:rsidRPr="00F01C01">
        <w:rPr>
          <w:color w:val="000000" w:themeColor="text1"/>
          <w:sz w:val="24"/>
          <w:szCs w:val="24"/>
        </w:rPr>
        <w:t xml:space="preserve"> </w:t>
      </w:r>
      <w:r w:rsidRPr="00F01C01">
        <w:rPr>
          <w:color w:val="000000" w:themeColor="text1"/>
          <w:sz w:val="24"/>
          <w:szCs w:val="24"/>
        </w:rPr>
        <w:t>de no tenerlos, la inundación alcanzaría hasta 1 m</w:t>
      </w:r>
      <w:r w:rsidR="004F5572" w:rsidRPr="00F01C01">
        <w:rPr>
          <w:color w:val="000000" w:themeColor="text1"/>
          <w:sz w:val="24"/>
          <w:szCs w:val="24"/>
        </w:rPr>
        <w:t>etro</w:t>
      </w:r>
      <w:r w:rsidRPr="00F01C01">
        <w:rPr>
          <w:color w:val="000000" w:themeColor="text1"/>
          <w:sz w:val="24"/>
          <w:szCs w:val="24"/>
        </w:rPr>
        <w:t>.  En época de inundaciones estos manglares protegen 177</w:t>
      </w:r>
      <w:r w:rsidR="0098554B" w:rsidRPr="00F01C01">
        <w:rPr>
          <w:color w:val="000000" w:themeColor="text1"/>
          <w:sz w:val="24"/>
          <w:szCs w:val="24"/>
        </w:rPr>
        <w:t>,</w:t>
      </w:r>
      <w:r w:rsidRPr="00F01C01">
        <w:rPr>
          <w:color w:val="000000" w:themeColor="text1"/>
          <w:sz w:val="24"/>
          <w:szCs w:val="24"/>
        </w:rPr>
        <w:t>000 personas y 2</w:t>
      </w:r>
      <w:r w:rsidR="0098554B" w:rsidRPr="00F01C01">
        <w:rPr>
          <w:color w:val="000000" w:themeColor="text1"/>
          <w:sz w:val="24"/>
          <w:szCs w:val="24"/>
        </w:rPr>
        <w:t>.</w:t>
      </w:r>
      <w:r w:rsidRPr="00F01C01">
        <w:rPr>
          <w:color w:val="000000" w:themeColor="text1"/>
          <w:sz w:val="24"/>
          <w:szCs w:val="24"/>
        </w:rPr>
        <w:t xml:space="preserve">4 millones </w:t>
      </w:r>
      <w:r w:rsidR="004F5572" w:rsidRPr="00F01C01">
        <w:rPr>
          <w:color w:val="000000" w:themeColor="text1"/>
          <w:sz w:val="24"/>
          <w:szCs w:val="24"/>
        </w:rPr>
        <w:t xml:space="preserve">de dólares </w:t>
      </w:r>
      <w:r w:rsidRPr="00F01C01">
        <w:rPr>
          <w:color w:val="000000" w:themeColor="text1"/>
          <w:sz w:val="24"/>
          <w:szCs w:val="24"/>
        </w:rPr>
        <w:t xml:space="preserve">valorados en bienes, lo que se traduce en 186 millones </w:t>
      </w:r>
      <w:r w:rsidR="004F5572" w:rsidRPr="00F01C01">
        <w:rPr>
          <w:color w:val="000000" w:themeColor="text1"/>
          <w:sz w:val="24"/>
          <w:szCs w:val="24"/>
        </w:rPr>
        <w:t xml:space="preserve">dólares </w:t>
      </w:r>
      <w:r w:rsidRPr="00F01C01">
        <w:rPr>
          <w:color w:val="000000" w:themeColor="text1"/>
          <w:sz w:val="24"/>
          <w:szCs w:val="24"/>
        </w:rPr>
        <w:t xml:space="preserve">en bienes protegidos por hectárea de manglar, sin contar los co-beneficios de la provisión de alimentos y suelo, la fijación de carbono, entre otros </w:t>
      </w:r>
      <w:r w:rsidR="00806839" w:rsidRPr="00F01C01">
        <w:rPr>
          <w:color w:val="000000" w:themeColor="text1"/>
          <w:sz w:val="24"/>
          <w:szCs w:val="24"/>
          <w:lang w:val="es-ES"/>
        </w:rPr>
        <w:t>[2</w:t>
      </w:r>
      <w:r w:rsidR="003B3EC5" w:rsidRPr="00F01C01">
        <w:rPr>
          <w:color w:val="000000" w:themeColor="text1"/>
          <w:sz w:val="24"/>
          <w:szCs w:val="24"/>
          <w:lang w:val="es-ES"/>
        </w:rPr>
        <w:t>7</w:t>
      </w:r>
      <w:r w:rsidR="00806839" w:rsidRPr="00F01C01">
        <w:rPr>
          <w:color w:val="000000" w:themeColor="text1"/>
          <w:sz w:val="24"/>
          <w:szCs w:val="24"/>
          <w:lang w:val="es-ES"/>
        </w:rPr>
        <w:t>]</w:t>
      </w:r>
      <w:r w:rsidRPr="00F01C01">
        <w:rPr>
          <w:color w:val="000000" w:themeColor="text1"/>
          <w:sz w:val="24"/>
          <w:szCs w:val="24"/>
        </w:rPr>
        <w:t>.</w:t>
      </w:r>
    </w:p>
    <w:p w14:paraId="23AACDFD" w14:textId="77777777" w:rsidR="00145236" w:rsidRPr="00F01C01" w:rsidRDefault="00145236" w:rsidP="008204EE">
      <w:pPr>
        <w:spacing w:after="160" w:line="360" w:lineRule="auto"/>
        <w:ind w:firstLine="700"/>
        <w:rPr>
          <w:color w:val="000000" w:themeColor="text1"/>
          <w:sz w:val="24"/>
          <w:szCs w:val="24"/>
        </w:rPr>
      </w:pPr>
      <w:r w:rsidRPr="00F01C01">
        <w:rPr>
          <w:color w:val="000000" w:themeColor="text1"/>
          <w:sz w:val="24"/>
          <w:szCs w:val="24"/>
        </w:rPr>
        <w:t xml:space="preserve">Desde la adaptación basada en ecosistemas se redujo el riesgo a inundaciones, mediante la restauración ecológica como acción de las SbN que permitieron disminuir la vulnerabilidad física (aumento de la resistencia a inundaciones de la costa) y ambiental (protección y mejora de la salud del ecosistema de manglar). Si bien la amenaza puede continuar presentándose cada vez con más fuerza por efecto del cambio climático, los ecosistemas costeros regularán el riesgo a inundaciones y proveerán beneficios extras a las comunidades. </w:t>
      </w:r>
    </w:p>
    <w:p w14:paraId="01FA1955" w14:textId="3B2EE6CE" w:rsidR="00145236" w:rsidRPr="00F01C01" w:rsidRDefault="00145236" w:rsidP="007C5FB3">
      <w:pPr>
        <w:spacing w:after="0" w:line="360" w:lineRule="auto"/>
        <w:ind w:left="11" w:right="28" w:hanging="11"/>
        <w:rPr>
          <w:b/>
          <w:bCs/>
          <w:color w:val="000000" w:themeColor="text1"/>
          <w:sz w:val="24"/>
          <w:szCs w:val="24"/>
        </w:rPr>
      </w:pPr>
      <w:r w:rsidRPr="001A5B40">
        <w:rPr>
          <w:b/>
          <w:bCs/>
          <w:color w:val="000000" w:themeColor="text1"/>
          <w:sz w:val="24"/>
          <w:szCs w:val="24"/>
          <w:highlight w:val="green"/>
        </w:rPr>
        <w:lastRenderedPageBreak/>
        <w:t>Socioecositemas urbanos</w:t>
      </w:r>
      <w:r w:rsidR="001A5B40">
        <w:rPr>
          <w:b/>
          <w:bCs/>
          <w:color w:val="000000" w:themeColor="text1"/>
          <w:sz w:val="24"/>
          <w:szCs w:val="24"/>
        </w:rPr>
        <w:fldChar w:fldCharType="begin"/>
      </w:r>
      <w:r w:rsidR="001A5B40">
        <w:instrText xml:space="preserve"> XE "</w:instrText>
      </w:r>
      <w:r w:rsidR="001A5B40" w:rsidRPr="00327624">
        <w:rPr>
          <w:bCs/>
          <w:color w:val="000000" w:themeColor="text1"/>
          <w:sz w:val="24"/>
          <w:szCs w:val="24"/>
        </w:rPr>
        <w:instrText>Socioecositemas urbanos</w:instrText>
      </w:r>
      <w:r w:rsidR="001A5B40">
        <w:instrText xml:space="preserve">" </w:instrText>
      </w:r>
      <w:r w:rsidR="001A5B40">
        <w:rPr>
          <w:b/>
          <w:bCs/>
          <w:color w:val="000000" w:themeColor="text1"/>
          <w:sz w:val="24"/>
          <w:szCs w:val="24"/>
        </w:rPr>
        <w:fldChar w:fldCharType="end"/>
      </w:r>
      <w:r w:rsidRPr="00F01C01">
        <w:rPr>
          <w:b/>
          <w:bCs/>
          <w:color w:val="000000" w:themeColor="text1"/>
          <w:sz w:val="24"/>
          <w:szCs w:val="24"/>
        </w:rPr>
        <w:t xml:space="preserve">: </w:t>
      </w:r>
      <w:r w:rsidR="007C5FB3" w:rsidRPr="00F01C01">
        <w:rPr>
          <w:b/>
          <w:bCs/>
          <w:color w:val="000000" w:themeColor="text1"/>
          <w:sz w:val="24"/>
          <w:szCs w:val="24"/>
        </w:rPr>
        <w:t>c</w:t>
      </w:r>
      <w:r w:rsidRPr="00F01C01">
        <w:rPr>
          <w:b/>
          <w:bCs/>
          <w:color w:val="000000" w:themeColor="text1"/>
          <w:sz w:val="24"/>
          <w:szCs w:val="24"/>
        </w:rPr>
        <w:t>iudades y naturaleza, caso México</w:t>
      </w:r>
      <w:r w:rsidR="008D05F6" w:rsidRPr="00F01C01">
        <w:rPr>
          <w:b/>
          <w:bCs/>
          <w:color w:val="000000" w:themeColor="text1"/>
          <w:sz w:val="24"/>
          <w:szCs w:val="24"/>
        </w:rPr>
        <w:t xml:space="preserve">. </w:t>
      </w:r>
      <w:r w:rsidRPr="00F01C01">
        <w:rPr>
          <w:color w:val="000000" w:themeColor="text1"/>
          <w:sz w:val="24"/>
          <w:szCs w:val="24"/>
        </w:rPr>
        <w:t xml:space="preserve">Los socioecosistemas de Xalapa y áreas circundantes han sufrido gran deterioro por la rápida y poco planificada expansión de la urbe, incrementando los escenarios de riesgo en muchos casos exacerbados por el cambio climático. </w:t>
      </w:r>
    </w:p>
    <w:p w14:paraId="10947F37" w14:textId="0027A77B" w:rsidR="00145236" w:rsidRPr="00F01C01" w:rsidRDefault="00145236" w:rsidP="007C5FB3">
      <w:pPr>
        <w:spacing w:after="0" w:line="360" w:lineRule="auto"/>
        <w:ind w:firstLine="700"/>
        <w:rPr>
          <w:color w:val="000000" w:themeColor="text1"/>
          <w:sz w:val="24"/>
          <w:szCs w:val="24"/>
        </w:rPr>
      </w:pPr>
      <w:r w:rsidRPr="00F01C01">
        <w:rPr>
          <w:color w:val="000000" w:themeColor="text1"/>
          <w:sz w:val="24"/>
          <w:szCs w:val="24"/>
        </w:rPr>
        <w:t>Con el fin de identificar las posibles medidas de adaptación basada en ecosistemas, el presente estudio de caso partió de la identificación de escenarios de riesgo relacionados con el clima como</w:t>
      </w:r>
      <w:r w:rsidR="0098554B" w:rsidRPr="00F01C01">
        <w:rPr>
          <w:color w:val="000000" w:themeColor="text1"/>
          <w:sz w:val="24"/>
          <w:szCs w:val="24"/>
        </w:rPr>
        <w:t xml:space="preserve"> los </w:t>
      </w:r>
      <w:r w:rsidR="00481837" w:rsidRPr="00F01C01">
        <w:rPr>
          <w:color w:val="000000" w:themeColor="text1"/>
          <w:sz w:val="24"/>
          <w:szCs w:val="24"/>
        </w:rPr>
        <w:t>deslizamientos</w:t>
      </w:r>
      <w:r w:rsidRPr="00F01C01">
        <w:rPr>
          <w:color w:val="000000" w:themeColor="text1"/>
          <w:sz w:val="24"/>
          <w:szCs w:val="24"/>
        </w:rPr>
        <w:t xml:space="preserve">, </w:t>
      </w:r>
      <w:r w:rsidR="0098554B" w:rsidRPr="00F01C01">
        <w:rPr>
          <w:color w:val="000000" w:themeColor="text1"/>
          <w:sz w:val="24"/>
          <w:szCs w:val="24"/>
        </w:rPr>
        <w:t xml:space="preserve">la </w:t>
      </w:r>
      <w:r w:rsidRPr="00F01C01">
        <w:rPr>
          <w:color w:val="000000" w:themeColor="text1"/>
          <w:sz w:val="24"/>
          <w:szCs w:val="24"/>
        </w:rPr>
        <w:t xml:space="preserve">erosión </w:t>
      </w:r>
      <w:r w:rsidR="0098554B" w:rsidRPr="00F01C01">
        <w:rPr>
          <w:color w:val="000000" w:themeColor="text1"/>
          <w:sz w:val="24"/>
          <w:szCs w:val="24"/>
        </w:rPr>
        <w:t>y la</w:t>
      </w:r>
      <w:r w:rsidRPr="00F01C01">
        <w:rPr>
          <w:color w:val="000000" w:themeColor="text1"/>
          <w:sz w:val="24"/>
          <w:szCs w:val="24"/>
        </w:rPr>
        <w:t xml:space="preserve"> inundación en las zonas urbanas y rurales de Xalapa y San Andrés Tlalnelhuayocan. </w:t>
      </w:r>
      <w:r w:rsidR="0098554B" w:rsidRPr="00F01C01">
        <w:rPr>
          <w:color w:val="000000" w:themeColor="text1"/>
          <w:sz w:val="24"/>
          <w:szCs w:val="24"/>
        </w:rPr>
        <w:t>Se</w:t>
      </w:r>
      <w:r w:rsidRPr="00F01C01">
        <w:rPr>
          <w:color w:val="000000" w:themeColor="text1"/>
          <w:sz w:val="24"/>
          <w:szCs w:val="24"/>
        </w:rPr>
        <w:t xml:space="preserve"> identificó la vulnerabilidad de los sistemas productivos y ecosistemas más expuestos a la acumulación de estas amenazas, resaltando que pueden ser los más sensibles y con mayor probabilidad de impacto negativo en caso de presentarse el desastre </w:t>
      </w:r>
      <w:r w:rsidR="00806839" w:rsidRPr="00F01C01">
        <w:rPr>
          <w:color w:val="000000" w:themeColor="text1"/>
          <w:sz w:val="24"/>
          <w:szCs w:val="24"/>
          <w:lang w:val="es-ES"/>
        </w:rPr>
        <w:t>[</w:t>
      </w:r>
      <w:r w:rsidR="00ED2EE5" w:rsidRPr="00F01C01">
        <w:rPr>
          <w:color w:val="000000" w:themeColor="text1"/>
          <w:sz w:val="24"/>
          <w:szCs w:val="24"/>
          <w:lang w:val="es-ES"/>
        </w:rPr>
        <w:t>2</w:t>
      </w:r>
      <w:r w:rsidR="003B3EC5" w:rsidRPr="00F01C01">
        <w:rPr>
          <w:color w:val="000000" w:themeColor="text1"/>
          <w:sz w:val="24"/>
          <w:szCs w:val="24"/>
          <w:lang w:val="es-ES"/>
        </w:rPr>
        <w:t>8</w:t>
      </w:r>
      <w:r w:rsidR="00806839" w:rsidRPr="00F01C01">
        <w:rPr>
          <w:color w:val="000000" w:themeColor="text1"/>
          <w:sz w:val="24"/>
          <w:szCs w:val="24"/>
          <w:lang w:val="es-ES"/>
        </w:rPr>
        <w:t>]</w:t>
      </w:r>
      <w:r w:rsidRPr="00F01C01">
        <w:rPr>
          <w:color w:val="000000" w:themeColor="text1"/>
          <w:sz w:val="24"/>
          <w:szCs w:val="24"/>
        </w:rPr>
        <w:t>.</w:t>
      </w:r>
    </w:p>
    <w:p w14:paraId="736AAEBA" w14:textId="003E37D3" w:rsidR="00145236" w:rsidRPr="00F01C01" w:rsidRDefault="00145236" w:rsidP="007C5FB3">
      <w:pPr>
        <w:spacing w:after="0" w:line="360" w:lineRule="auto"/>
        <w:ind w:firstLine="700"/>
        <w:rPr>
          <w:color w:val="000000" w:themeColor="text1"/>
          <w:sz w:val="24"/>
          <w:szCs w:val="24"/>
        </w:rPr>
      </w:pPr>
      <w:r w:rsidRPr="00F01C01">
        <w:rPr>
          <w:color w:val="000000" w:themeColor="text1"/>
          <w:sz w:val="24"/>
          <w:szCs w:val="24"/>
        </w:rPr>
        <w:t xml:space="preserve">Teniendo en cuenta el contexto, </w:t>
      </w:r>
      <w:bookmarkStart w:id="23" w:name="_Hlk89261891"/>
      <w:r w:rsidRPr="00F01C01">
        <w:rPr>
          <w:color w:val="000000" w:themeColor="text1"/>
          <w:sz w:val="24"/>
          <w:szCs w:val="24"/>
        </w:rPr>
        <w:t xml:space="preserve">la </w:t>
      </w:r>
      <w:r w:rsidRPr="001A5B40">
        <w:rPr>
          <w:color w:val="000000" w:themeColor="text1"/>
          <w:sz w:val="24"/>
          <w:szCs w:val="24"/>
          <w:highlight w:val="green"/>
        </w:rPr>
        <w:t>vulnerabilidad frente al cambio climático</w:t>
      </w:r>
      <w:r w:rsidR="001A5B40">
        <w:rPr>
          <w:color w:val="000000" w:themeColor="text1"/>
          <w:sz w:val="24"/>
          <w:szCs w:val="24"/>
          <w:highlight w:val="green"/>
        </w:rPr>
        <w:fldChar w:fldCharType="begin"/>
      </w:r>
      <w:r w:rsidR="001A5B40">
        <w:instrText xml:space="preserve"> XE "</w:instrText>
      </w:r>
      <w:r w:rsidR="001A5B40" w:rsidRPr="008237D8">
        <w:rPr>
          <w:color w:val="000000" w:themeColor="text1"/>
          <w:sz w:val="24"/>
          <w:szCs w:val="24"/>
          <w:highlight w:val="green"/>
        </w:rPr>
        <w:instrText>Vulnerabilidad frente al cambio climático</w:instrText>
      </w:r>
      <w:r w:rsidR="001A5B40">
        <w:instrText xml:space="preserve">" </w:instrText>
      </w:r>
      <w:r w:rsidR="001A5B40">
        <w:rPr>
          <w:color w:val="000000" w:themeColor="text1"/>
          <w:sz w:val="24"/>
          <w:szCs w:val="24"/>
          <w:highlight w:val="green"/>
        </w:rPr>
        <w:fldChar w:fldCharType="end"/>
      </w:r>
      <w:r w:rsidRPr="00F01C01">
        <w:rPr>
          <w:color w:val="000000" w:themeColor="text1"/>
          <w:sz w:val="24"/>
          <w:szCs w:val="24"/>
        </w:rPr>
        <w:t xml:space="preserve"> está en función del </w:t>
      </w:r>
      <w:r w:rsidR="0098554B" w:rsidRPr="00F01C01">
        <w:rPr>
          <w:color w:val="000000" w:themeColor="text1"/>
          <w:sz w:val="24"/>
          <w:szCs w:val="24"/>
        </w:rPr>
        <w:t>Í</w:t>
      </w:r>
      <w:r w:rsidRPr="00F01C01">
        <w:rPr>
          <w:color w:val="000000" w:themeColor="text1"/>
          <w:sz w:val="24"/>
          <w:szCs w:val="24"/>
        </w:rPr>
        <w:t xml:space="preserve">ndice de la Sensibilidad y la Capacidad adaptativa </w:t>
      </w:r>
      <w:bookmarkEnd w:id="23"/>
      <w:r w:rsidRPr="00F01C01">
        <w:rPr>
          <w:color w:val="000000" w:themeColor="text1"/>
          <w:sz w:val="24"/>
          <w:szCs w:val="24"/>
        </w:rPr>
        <w:t>(</w:t>
      </w:r>
      <w:bookmarkStart w:id="24" w:name="_Hlk89261883"/>
      <w:r w:rsidRPr="00F01C01">
        <w:rPr>
          <w:color w:val="000000" w:themeColor="text1"/>
          <w:sz w:val="24"/>
          <w:szCs w:val="24"/>
        </w:rPr>
        <w:t>V</w:t>
      </w:r>
      <w:r w:rsidR="007C5FB3" w:rsidRPr="00F01C01">
        <w:rPr>
          <w:color w:val="000000" w:themeColor="text1"/>
          <w:sz w:val="24"/>
          <w:szCs w:val="24"/>
        </w:rPr>
        <w:t xml:space="preserve"> </w:t>
      </w:r>
      <w:r w:rsidRPr="00F01C01">
        <w:rPr>
          <w:color w:val="000000" w:themeColor="text1"/>
          <w:sz w:val="24"/>
          <w:szCs w:val="24"/>
        </w:rPr>
        <w:t>=</w:t>
      </w:r>
      <w:r w:rsidR="007C5FB3" w:rsidRPr="00F01C01">
        <w:rPr>
          <w:color w:val="000000" w:themeColor="text1"/>
          <w:sz w:val="24"/>
          <w:szCs w:val="24"/>
        </w:rPr>
        <w:t xml:space="preserve"> </w:t>
      </w:r>
      <w:r w:rsidRPr="00F01C01">
        <w:rPr>
          <w:color w:val="000000" w:themeColor="text1"/>
          <w:sz w:val="24"/>
          <w:szCs w:val="24"/>
        </w:rPr>
        <w:t>S/CA</w:t>
      </w:r>
      <w:bookmarkEnd w:id="24"/>
      <w:r w:rsidRPr="00F01C01">
        <w:rPr>
          <w:color w:val="000000" w:themeColor="text1"/>
          <w:sz w:val="24"/>
          <w:szCs w:val="24"/>
        </w:rPr>
        <w:t>), donde la sensibilidad referencia las características propias del territorio, mientras que la capacidad adaptativa relaciona las fortalezas o capacidades adquiridas que permiten que el territorio sea menos sensible o que, en caso de verse afectado, pueda afrontar y recuperarse ante un evento</w:t>
      </w:r>
      <w:r w:rsidR="002D695E" w:rsidRPr="00F01C01">
        <w:rPr>
          <w:noProof/>
          <w:color w:val="000000" w:themeColor="text1"/>
          <w:sz w:val="24"/>
          <w:szCs w:val="24"/>
        </w:rPr>
        <w:t xml:space="preserve"> </w:t>
      </w:r>
      <w:r w:rsidR="00806839" w:rsidRPr="00F01C01">
        <w:rPr>
          <w:color w:val="000000" w:themeColor="text1"/>
          <w:sz w:val="24"/>
          <w:szCs w:val="24"/>
          <w:lang w:val="es-ES"/>
        </w:rPr>
        <w:t>[1</w:t>
      </w:r>
      <w:r w:rsidR="003B3EC5" w:rsidRPr="00F01C01">
        <w:rPr>
          <w:color w:val="000000" w:themeColor="text1"/>
          <w:sz w:val="24"/>
          <w:szCs w:val="24"/>
          <w:lang w:val="es-ES"/>
        </w:rPr>
        <w:t>4</w:t>
      </w:r>
      <w:r w:rsidR="00806839" w:rsidRPr="00F01C01">
        <w:rPr>
          <w:color w:val="000000" w:themeColor="text1"/>
          <w:sz w:val="24"/>
          <w:szCs w:val="24"/>
          <w:lang w:val="es-ES"/>
        </w:rPr>
        <w:t>]</w:t>
      </w:r>
      <w:r w:rsidRPr="00F01C01">
        <w:rPr>
          <w:color w:val="000000" w:themeColor="text1"/>
          <w:sz w:val="24"/>
          <w:szCs w:val="24"/>
        </w:rPr>
        <w:t xml:space="preserve">.   </w:t>
      </w:r>
    </w:p>
    <w:p w14:paraId="2C439C42" w14:textId="0E71A2BE" w:rsidR="0098554B" w:rsidRPr="00F01C01" w:rsidRDefault="00145236" w:rsidP="0098554B">
      <w:pPr>
        <w:spacing w:after="0" w:line="360" w:lineRule="auto"/>
        <w:ind w:left="11" w:right="28" w:firstLine="697"/>
        <w:rPr>
          <w:color w:val="000000" w:themeColor="text1"/>
          <w:sz w:val="24"/>
          <w:szCs w:val="24"/>
        </w:rPr>
      </w:pPr>
      <w:r w:rsidRPr="00F01C01">
        <w:rPr>
          <w:color w:val="000000" w:themeColor="text1"/>
          <w:sz w:val="24"/>
          <w:szCs w:val="24"/>
        </w:rPr>
        <w:t xml:space="preserve">El estudio evaluó la </w:t>
      </w:r>
      <w:r w:rsidRPr="001A5B40">
        <w:rPr>
          <w:color w:val="000000" w:themeColor="text1"/>
          <w:sz w:val="24"/>
          <w:szCs w:val="24"/>
          <w:highlight w:val="green"/>
        </w:rPr>
        <w:t>capacidad adaptativa</w:t>
      </w:r>
      <w:r w:rsidR="001A5B40">
        <w:rPr>
          <w:color w:val="000000" w:themeColor="text1"/>
          <w:sz w:val="24"/>
          <w:szCs w:val="24"/>
          <w:highlight w:val="green"/>
        </w:rPr>
        <w:fldChar w:fldCharType="begin"/>
      </w:r>
      <w:r w:rsidR="001A5B40">
        <w:instrText xml:space="preserve"> XE "</w:instrText>
      </w:r>
      <w:r w:rsidR="001A5B40" w:rsidRPr="00FA71C9">
        <w:rPr>
          <w:color w:val="000000" w:themeColor="text1"/>
          <w:sz w:val="24"/>
          <w:szCs w:val="24"/>
          <w:highlight w:val="green"/>
        </w:rPr>
        <w:instrText>Capacidad adaptativa</w:instrText>
      </w:r>
      <w:r w:rsidR="001A5B40">
        <w:instrText xml:space="preserve">" </w:instrText>
      </w:r>
      <w:r w:rsidR="001A5B40">
        <w:rPr>
          <w:color w:val="000000" w:themeColor="text1"/>
          <w:sz w:val="24"/>
          <w:szCs w:val="24"/>
          <w:highlight w:val="green"/>
        </w:rPr>
        <w:fldChar w:fldCharType="end"/>
      </w:r>
      <w:r w:rsidRPr="00F01C01">
        <w:rPr>
          <w:color w:val="000000" w:themeColor="text1"/>
          <w:sz w:val="24"/>
          <w:szCs w:val="24"/>
        </w:rPr>
        <w:t xml:space="preserve"> mediante la estimación de los aportes de los </w:t>
      </w:r>
      <w:bookmarkStart w:id="25" w:name="_Hlk89351809"/>
      <w:r w:rsidRPr="00F01C01">
        <w:rPr>
          <w:color w:val="000000" w:themeColor="text1"/>
          <w:sz w:val="24"/>
          <w:szCs w:val="24"/>
        </w:rPr>
        <w:t>servicios ecosistémicos</w:t>
      </w:r>
      <w:r w:rsidR="00C758BF" w:rsidRPr="00F01C01">
        <w:rPr>
          <w:color w:val="000000" w:themeColor="text1"/>
          <w:sz w:val="24"/>
          <w:szCs w:val="24"/>
        </w:rPr>
        <w:t xml:space="preserve"> (SE)</w:t>
      </w:r>
      <w:r w:rsidRPr="00F01C01">
        <w:rPr>
          <w:color w:val="000000" w:themeColor="text1"/>
          <w:sz w:val="24"/>
          <w:szCs w:val="24"/>
        </w:rPr>
        <w:t xml:space="preserve"> </w:t>
      </w:r>
      <w:bookmarkEnd w:id="25"/>
      <w:r w:rsidRPr="00F01C01">
        <w:rPr>
          <w:color w:val="000000" w:themeColor="text1"/>
          <w:sz w:val="24"/>
          <w:szCs w:val="24"/>
        </w:rPr>
        <w:t>y con conectividad tanto dentro de la ciudad como el área circundante, donde se incluyeron las áreas protegidas y los parques urbanos.  Los servicios ecosistémicos identificados fueron</w:t>
      </w:r>
      <w:r w:rsidR="00E2429B">
        <w:rPr>
          <w:color w:val="000000" w:themeColor="text1"/>
          <w:sz w:val="24"/>
          <w:szCs w:val="24"/>
        </w:rPr>
        <w:t>:</w:t>
      </w:r>
      <w:r w:rsidRPr="00F01C01">
        <w:rPr>
          <w:color w:val="000000" w:themeColor="text1"/>
          <w:sz w:val="24"/>
          <w:szCs w:val="24"/>
        </w:rPr>
        <w:t xml:space="preserve"> i) provisión de agua superficial, ii) retención de sedimentos y iii) almacenamiento de carbono.  Estos SE identificar</w:t>
      </w:r>
      <w:r w:rsidR="0098554B" w:rsidRPr="00F01C01">
        <w:rPr>
          <w:color w:val="000000" w:themeColor="text1"/>
          <w:sz w:val="24"/>
          <w:szCs w:val="24"/>
        </w:rPr>
        <w:t>on</w:t>
      </w:r>
      <w:r w:rsidRPr="00F01C01">
        <w:rPr>
          <w:color w:val="000000" w:themeColor="text1"/>
          <w:sz w:val="24"/>
          <w:szCs w:val="24"/>
        </w:rPr>
        <w:t xml:space="preserve"> áreas para la implementación de medidas AbE con el fin de mitigar los efectos negativos del cambio climático y la variabilidad climática </w:t>
      </w:r>
      <w:r w:rsidR="00806839" w:rsidRPr="00F01C01">
        <w:rPr>
          <w:color w:val="000000" w:themeColor="text1"/>
          <w:sz w:val="24"/>
          <w:szCs w:val="24"/>
          <w:lang w:val="es-ES"/>
        </w:rPr>
        <w:t>[</w:t>
      </w:r>
      <w:r w:rsidR="003B3EC5" w:rsidRPr="00F01C01">
        <w:rPr>
          <w:color w:val="000000" w:themeColor="text1"/>
          <w:sz w:val="24"/>
          <w:szCs w:val="24"/>
          <w:lang w:val="es-ES"/>
        </w:rPr>
        <w:t>28</w:t>
      </w:r>
      <w:r w:rsidR="00806839" w:rsidRPr="00F01C01">
        <w:rPr>
          <w:color w:val="000000" w:themeColor="text1"/>
          <w:sz w:val="24"/>
          <w:szCs w:val="24"/>
          <w:lang w:val="es-ES"/>
        </w:rPr>
        <w:t>]</w:t>
      </w:r>
      <w:r w:rsidRPr="00F01C01">
        <w:rPr>
          <w:color w:val="000000" w:themeColor="text1"/>
          <w:sz w:val="24"/>
          <w:szCs w:val="24"/>
        </w:rPr>
        <w:t>.</w:t>
      </w:r>
    </w:p>
    <w:p w14:paraId="1F6CC731" w14:textId="6EDFA5CB" w:rsidR="00145236" w:rsidRPr="00F01C01" w:rsidRDefault="00145236" w:rsidP="00F91DB2">
      <w:pPr>
        <w:spacing w:after="0" w:line="360" w:lineRule="auto"/>
        <w:ind w:left="11" w:right="28" w:firstLine="697"/>
        <w:rPr>
          <w:color w:val="000000" w:themeColor="text1"/>
          <w:sz w:val="24"/>
          <w:szCs w:val="24"/>
        </w:rPr>
      </w:pPr>
      <w:r w:rsidRPr="00F01C01">
        <w:rPr>
          <w:color w:val="000000" w:themeColor="text1"/>
          <w:sz w:val="24"/>
          <w:szCs w:val="24"/>
        </w:rPr>
        <w:t xml:space="preserve">Una vez identificadas las amenazas, vulnerabilidades y áreas que prestaban en mayor proporción los servicios ecosistémicos para reducir los riesgos exacerbados por cambio climático, se definieron las medidas de AbE </w:t>
      </w:r>
      <w:r w:rsidR="00ED656D" w:rsidRPr="00F01C01">
        <w:rPr>
          <w:color w:val="000000" w:themeColor="text1"/>
          <w:sz w:val="24"/>
          <w:szCs w:val="24"/>
        </w:rPr>
        <w:t>agrupándolas</w:t>
      </w:r>
      <w:r w:rsidRPr="00F01C01">
        <w:rPr>
          <w:color w:val="000000" w:themeColor="text1"/>
          <w:sz w:val="24"/>
          <w:szCs w:val="24"/>
        </w:rPr>
        <w:t xml:space="preserve"> en </w:t>
      </w:r>
      <w:r w:rsidR="0098554B" w:rsidRPr="00F01C01">
        <w:rPr>
          <w:color w:val="000000" w:themeColor="text1"/>
          <w:sz w:val="24"/>
          <w:szCs w:val="24"/>
        </w:rPr>
        <w:t xml:space="preserve">los </w:t>
      </w:r>
      <w:r w:rsidRPr="00F01C01">
        <w:rPr>
          <w:color w:val="000000" w:themeColor="text1"/>
          <w:sz w:val="24"/>
          <w:szCs w:val="24"/>
        </w:rPr>
        <w:t>tres niveles</w:t>
      </w:r>
      <w:r w:rsidR="0098554B" w:rsidRPr="00F01C01">
        <w:rPr>
          <w:color w:val="000000" w:themeColor="text1"/>
          <w:sz w:val="24"/>
          <w:szCs w:val="24"/>
        </w:rPr>
        <w:t xml:space="preserve"> g</w:t>
      </w:r>
      <w:r w:rsidRPr="00F01C01">
        <w:rPr>
          <w:color w:val="000000" w:themeColor="text1"/>
          <w:sz w:val="24"/>
          <w:szCs w:val="24"/>
        </w:rPr>
        <w:t>eneral,</w:t>
      </w:r>
      <w:r w:rsidR="0098554B" w:rsidRPr="00F01C01">
        <w:rPr>
          <w:color w:val="000000" w:themeColor="text1"/>
          <w:sz w:val="24"/>
          <w:szCs w:val="24"/>
        </w:rPr>
        <w:t xml:space="preserve"> de</w:t>
      </w:r>
      <w:r w:rsidRPr="00F01C01">
        <w:rPr>
          <w:color w:val="000000" w:themeColor="text1"/>
          <w:sz w:val="24"/>
          <w:szCs w:val="24"/>
        </w:rPr>
        <w:t xml:space="preserve"> adaptación</w:t>
      </w:r>
      <w:r w:rsidR="0098554B" w:rsidRPr="00F01C01">
        <w:rPr>
          <w:color w:val="000000" w:themeColor="text1"/>
          <w:sz w:val="24"/>
          <w:szCs w:val="24"/>
        </w:rPr>
        <w:t>,</w:t>
      </w:r>
      <w:r w:rsidRPr="00F01C01">
        <w:rPr>
          <w:color w:val="000000" w:themeColor="text1"/>
          <w:sz w:val="24"/>
          <w:szCs w:val="24"/>
        </w:rPr>
        <w:t xml:space="preserve"> y económicos, resaltan</w:t>
      </w:r>
      <w:r w:rsidR="00481837" w:rsidRPr="00F01C01">
        <w:rPr>
          <w:color w:val="000000" w:themeColor="text1"/>
          <w:sz w:val="24"/>
          <w:szCs w:val="24"/>
        </w:rPr>
        <w:t>do</w:t>
      </w:r>
      <w:r w:rsidRPr="00F01C01">
        <w:rPr>
          <w:color w:val="000000" w:themeColor="text1"/>
          <w:sz w:val="24"/>
          <w:szCs w:val="24"/>
        </w:rPr>
        <w:t xml:space="preserve"> </w:t>
      </w:r>
      <w:r w:rsidR="00481837" w:rsidRPr="00F01C01">
        <w:rPr>
          <w:color w:val="000000" w:themeColor="text1"/>
          <w:sz w:val="24"/>
          <w:szCs w:val="24"/>
        </w:rPr>
        <w:t xml:space="preserve">de ellos los </w:t>
      </w:r>
      <w:r w:rsidRPr="00F01C01">
        <w:rPr>
          <w:color w:val="000000" w:themeColor="text1"/>
          <w:sz w:val="24"/>
          <w:szCs w:val="24"/>
        </w:rPr>
        <w:t>siguientes:</w:t>
      </w:r>
    </w:p>
    <w:p w14:paraId="5F043716" w14:textId="72419397" w:rsidR="00145236" w:rsidRPr="00F01C01" w:rsidRDefault="00145236" w:rsidP="00327624">
      <w:pPr>
        <w:pStyle w:val="Prrafodelista"/>
        <w:numPr>
          <w:ilvl w:val="0"/>
          <w:numId w:val="33"/>
        </w:numPr>
        <w:spacing w:after="160" w:line="240" w:lineRule="auto"/>
        <w:ind w:left="1134" w:right="28" w:hanging="425"/>
        <w:rPr>
          <w:color w:val="000000" w:themeColor="text1"/>
          <w:sz w:val="24"/>
          <w:szCs w:val="24"/>
        </w:rPr>
      </w:pPr>
      <w:r w:rsidRPr="00F01C01">
        <w:rPr>
          <w:color w:val="000000" w:themeColor="text1"/>
          <w:sz w:val="24"/>
          <w:szCs w:val="24"/>
        </w:rPr>
        <w:lastRenderedPageBreak/>
        <w:t xml:space="preserve">Conservación y restauración de ecosistemas </w:t>
      </w:r>
    </w:p>
    <w:p w14:paraId="3FC220AF" w14:textId="46C380E1" w:rsidR="00145236" w:rsidRPr="00F01C01" w:rsidRDefault="00145236" w:rsidP="00327624">
      <w:pPr>
        <w:pStyle w:val="Prrafodelista"/>
        <w:numPr>
          <w:ilvl w:val="0"/>
          <w:numId w:val="33"/>
        </w:numPr>
        <w:spacing w:after="160" w:line="240" w:lineRule="auto"/>
        <w:ind w:left="1134" w:right="28" w:hanging="425"/>
        <w:rPr>
          <w:color w:val="000000" w:themeColor="text1"/>
          <w:sz w:val="24"/>
          <w:szCs w:val="24"/>
        </w:rPr>
      </w:pPr>
      <w:r w:rsidRPr="00F01C01">
        <w:rPr>
          <w:color w:val="000000" w:themeColor="text1"/>
          <w:sz w:val="24"/>
          <w:szCs w:val="24"/>
        </w:rPr>
        <w:t>Pago de servicios ambientales</w:t>
      </w:r>
    </w:p>
    <w:p w14:paraId="156C9D50" w14:textId="694547C9" w:rsidR="00145236" w:rsidRPr="00F01C01" w:rsidRDefault="00145236" w:rsidP="00327624">
      <w:pPr>
        <w:pStyle w:val="Prrafodelista"/>
        <w:numPr>
          <w:ilvl w:val="0"/>
          <w:numId w:val="33"/>
        </w:numPr>
        <w:spacing w:after="160" w:line="240" w:lineRule="auto"/>
        <w:ind w:left="1134" w:right="28" w:hanging="425"/>
        <w:rPr>
          <w:color w:val="000000" w:themeColor="text1"/>
          <w:sz w:val="24"/>
          <w:szCs w:val="24"/>
        </w:rPr>
      </w:pPr>
      <w:r w:rsidRPr="00F01C01">
        <w:rPr>
          <w:color w:val="000000" w:themeColor="text1"/>
          <w:sz w:val="24"/>
          <w:szCs w:val="24"/>
        </w:rPr>
        <w:t>Enriquecimiento de bosques y restauración</w:t>
      </w:r>
    </w:p>
    <w:p w14:paraId="02DBC156" w14:textId="629833C8" w:rsidR="00145236" w:rsidRPr="00F01C01" w:rsidRDefault="00145236" w:rsidP="00327624">
      <w:pPr>
        <w:pStyle w:val="Prrafodelista"/>
        <w:numPr>
          <w:ilvl w:val="0"/>
          <w:numId w:val="33"/>
        </w:numPr>
        <w:spacing w:after="160" w:line="240" w:lineRule="auto"/>
        <w:ind w:left="1134" w:right="28" w:hanging="425"/>
        <w:rPr>
          <w:color w:val="000000" w:themeColor="text1"/>
          <w:sz w:val="24"/>
          <w:szCs w:val="24"/>
        </w:rPr>
      </w:pPr>
      <w:r w:rsidRPr="00F01C01">
        <w:rPr>
          <w:color w:val="000000" w:themeColor="text1"/>
          <w:sz w:val="24"/>
          <w:szCs w:val="24"/>
        </w:rPr>
        <w:t>Manejo agrosilvopastoril</w:t>
      </w:r>
    </w:p>
    <w:p w14:paraId="4394A75B" w14:textId="2C381829" w:rsidR="00145236" w:rsidRPr="00F01C01" w:rsidRDefault="00145236" w:rsidP="00327624">
      <w:pPr>
        <w:pStyle w:val="Prrafodelista"/>
        <w:numPr>
          <w:ilvl w:val="0"/>
          <w:numId w:val="33"/>
        </w:numPr>
        <w:spacing w:after="160" w:line="240" w:lineRule="auto"/>
        <w:ind w:left="1134" w:right="28" w:hanging="425"/>
        <w:rPr>
          <w:color w:val="000000" w:themeColor="text1"/>
          <w:sz w:val="24"/>
          <w:szCs w:val="24"/>
        </w:rPr>
      </w:pPr>
      <w:r w:rsidRPr="00F01C01">
        <w:rPr>
          <w:color w:val="000000" w:themeColor="text1"/>
          <w:sz w:val="24"/>
          <w:szCs w:val="24"/>
        </w:rPr>
        <w:t>Conectividad entre parques y jardines</w:t>
      </w:r>
    </w:p>
    <w:p w14:paraId="492A5763" w14:textId="77777777" w:rsidR="00145236" w:rsidRPr="00F01C01" w:rsidRDefault="00145236" w:rsidP="007C5FB3">
      <w:pPr>
        <w:spacing w:after="0" w:line="360" w:lineRule="auto"/>
        <w:ind w:left="11" w:right="28" w:firstLine="697"/>
        <w:rPr>
          <w:color w:val="000000" w:themeColor="text1"/>
          <w:sz w:val="24"/>
          <w:szCs w:val="24"/>
        </w:rPr>
      </w:pPr>
      <w:r w:rsidRPr="00F01C01">
        <w:rPr>
          <w:color w:val="000000" w:themeColor="text1"/>
          <w:sz w:val="24"/>
          <w:szCs w:val="24"/>
        </w:rPr>
        <w:t>Aunque el presente caso aún hace parte de los procesos de planificación, el análisis de riesgos incorpora la biodiversidad y sus servicios ecosistémicos como pilar para la reducción del riesgo de desastres y aumento de la resiliencia frente al cambio climático mediante la propuesta de integración de áreas específicas a los planes de ordenamiento territorial, ordenamiento de cuencas hidrográficas, nuevos modelos de desarrollo socioeconómico más sostenible y mejor adaptados al cambio climático.</w:t>
      </w:r>
    </w:p>
    <w:p w14:paraId="2CD03C78" w14:textId="0CC5D4E6" w:rsidR="00145236" w:rsidRPr="00F01C01" w:rsidRDefault="00145236" w:rsidP="007C5FB3">
      <w:pPr>
        <w:spacing w:after="0" w:line="360" w:lineRule="auto"/>
        <w:ind w:left="11" w:right="28" w:firstLine="697"/>
        <w:rPr>
          <w:color w:val="000000" w:themeColor="text1"/>
          <w:sz w:val="24"/>
          <w:szCs w:val="24"/>
        </w:rPr>
      </w:pPr>
      <w:r w:rsidRPr="00F01C01">
        <w:rPr>
          <w:color w:val="000000" w:themeColor="text1"/>
          <w:sz w:val="24"/>
          <w:szCs w:val="24"/>
        </w:rPr>
        <w:t xml:space="preserve">Teniendo en cuenta los </w:t>
      </w:r>
      <w:r w:rsidR="00B61D43" w:rsidRPr="00F01C01">
        <w:rPr>
          <w:color w:val="000000" w:themeColor="text1"/>
          <w:sz w:val="24"/>
          <w:szCs w:val="24"/>
        </w:rPr>
        <w:t xml:space="preserve">anteriores </w:t>
      </w:r>
      <w:r w:rsidRPr="00F01C01">
        <w:rPr>
          <w:color w:val="000000" w:themeColor="text1"/>
          <w:sz w:val="24"/>
          <w:szCs w:val="24"/>
        </w:rPr>
        <w:t xml:space="preserve">casos, la biodiversidad y sus servicios ecosistémicos como conjunto atenuador de riesgos de desastres e impactos por cambio climático se destaca como </w:t>
      </w:r>
      <w:r w:rsidR="00B61D43" w:rsidRPr="00F01C01">
        <w:rPr>
          <w:color w:val="000000" w:themeColor="text1"/>
          <w:sz w:val="24"/>
          <w:szCs w:val="24"/>
        </w:rPr>
        <w:t xml:space="preserve">una </w:t>
      </w:r>
      <w:r w:rsidRPr="00F01C01">
        <w:rPr>
          <w:color w:val="000000" w:themeColor="text1"/>
          <w:sz w:val="24"/>
          <w:szCs w:val="24"/>
        </w:rPr>
        <w:t>medida eficiente y sostenible en el tiempo brinda</w:t>
      </w:r>
      <w:r w:rsidR="00B61D43" w:rsidRPr="00F01C01">
        <w:rPr>
          <w:color w:val="000000" w:themeColor="text1"/>
          <w:sz w:val="24"/>
          <w:szCs w:val="24"/>
        </w:rPr>
        <w:t xml:space="preserve">ndo </w:t>
      </w:r>
      <w:r w:rsidRPr="00F01C01">
        <w:rPr>
          <w:color w:val="000000" w:themeColor="text1"/>
          <w:sz w:val="24"/>
          <w:szCs w:val="24"/>
        </w:rPr>
        <w:t xml:space="preserve">otros beneficios de la naturaleza. El análisis desde la naturaleza va más allá de intervenciones puntuales para remediar un escenario de riesgo, precisa acciones que integran el territorio desde la visión de paisaje y consolida las intervenciones en el largo plazo al hacerlas parte de la planificación y ordenamiento del territorio. </w:t>
      </w:r>
    </w:p>
    <w:p w14:paraId="347B61E2" w14:textId="77DAFB28" w:rsidR="00145236" w:rsidRPr="007E1F99" w:rsidRDefault="00145236" w:rsidP="007E1F99">
      <w:pPr>
        <w:spacing w:before="240" w:after="200" w:line="240" w:lineRule="auto"/>
        <w:ind w:left="11" w:right="28" w:firstLine="0"/>
        <w:rPr>
          <w:b/>
          <w:bCs/>
          <w:color w:val="C00000"/>
          <w:sz w:val="24"/>
          <w:szCs w:val="24"/>
        </w:rPr>
      </w:pPr>
      <w:r w:rsidRPr="007E1F99">
        <w:rPr>
          <w:b/>
          <w:bCs/>
          <w:color w:val="C00000"/>
          <w:sz w:val="24"/>
          <w:szCs w:val="24"/>
        </w:rPr>
        <w:t>3</w:t>
      </w:r>
      <w:r w:rsidR="00C32F10" w:rsidRPr="007E1F99">
        <w:rPr>
          <w:b/>
          <w:bCs/>
          <w:color w:val="C00000"/>
          <w:sz w:val="24"/>
          <w:szCs w:val="24"/>
        </w:rPr>
        <w:t>.</w:t>
      </w:r>
      <w:r w:rsidR="00947C2E" w:rsidRPr="007E1F99">
        <w:rPr>
          <w:b/>
          <w:bCs/>
          <w:color w:val="C00000"/>
          <w:sz w:val="24"/>
          <w:szCs w:val="24"/>
        </w:rPr>
        <w:t xml:space="preserve">  </w:t>
      </w:r>
      <w:r w:rsidR="00C32F10" w:rsidRPr="007E1F99">
        <w:rPr>
          <w:b/>
          <w:bCs/>
          <w:color w:val="C00000"/>
          <w:sz w:val="24"/>
          <w:szCs w:val="24"/>
        </w:rPr>
        <w:t xml:space="preserve">LA BIODIVERSIDAD Y SUS SERVICIOS ECOSISTÉMICOS EN LOS PROCESOS DE GESTIÓN DEL RIESGO  </w:t>
      </w:r>
    </w:p>
    <w:p w14:paraId="7C66E55A" w14:textId="25B85BFA" w:rsidR="00145236" w:rsidRPr="00F01C01" w:rsidRDefault="00481837" w:rsidP="00F91DB2">
      <w:pPr>
        <w:spacing w:after="0" w:line="360" w:lineRule="auto"/>
        <w:ind w:firstLine="0"/>
        <w:rPr>
          <w:color w:val="000000" w:themeColor="text1"/>
          <w:sz w:val="24"/>
          <w:szCs w:val="24"/>
        </w:rPr>
      </w:pPr>
      <w:r w:rsidRPr="00F01C01">
        <w:rPr>
          <w:color w:val="000000" w:themeColor="text1"/>
          <w:sz w:val="24"/>
          <w:szCs w:val="24"/>
        </w:rPr>
        <w:t>Una vez desarrolladas las rutas bajo las cuales</w:t>
      </w:r>
      <w:r w:rsidR="00145236" w:rsidRPr="00F01C01">
        <w:rPr>
          <w:color w:val="000000" w:themeColor="text1"/>
          <w:sz w:val="24"/>
          <w:szCs w:val="24"/>
        </w:rPr>
        <w:t xml:space="preserve"> la BDSE </w:t>
      </w:r>
      <w:r w:rsidRPr="00F01C01">
        <w:rPr>
          <w:color w:val="000000" w:themeColor="text1"/>
          <w:sz w:val="24"/>
          <w:szCs w:val="24"/>
        </w:rPr>
        <w:t>aborda</w:t>
      </w:r>
      <w:r w:rsidR="00B61D43" w:rsidRPr="00F01C01">
        <w:rPr>
          <w:color w:val="000000" w:themeColor="text1"/>
          <w:sz w:val="24"/>
          <w:szCs w:val="24"/>
        </w:rPr>
        <w:t>n</w:t>
      </w:r>
      <w:r w:rsidRPr="00F01C01">
        <w:rPr>
          <w:color w:val="000000" w:themeColor="text1"/>
          <w:sz w:val="24"/>
          <w:szCs w:val="24"/>
        </w:rPr>
        <w:t xml:space="preserve"> los conflictos socioecológicos relacionados con el </w:t>
      </w:r>
      <w:r w:rsidR="00145236" w:rsidRPr="00F01C01">
        <w:rPr>
          <w:color w:val="000000" w:themeColor="text1"/>
          <w:sz w:val="24"/>
          <w:szCs w:val="24"/>
        </w:rPr>
        <w:t>riesgo de desastres</w:t>
      </w:r>
      <w:r w:rsidRPr="00F01C01">
        <w:rPr>
          <w:color w:val="000000" w:themeColor="text1"/>
        </w:rPr>
        <w:t xml:space="preserve"> </w:t>
      </w:r>
      <w:r w:rsidRPr="00F01C01">
        <w:rPr>
          <w:color w:val="000000" w:themeColor="text1"/>
          <w:sz w:val="24"/>
          <w:szCs w:val="24"/>
        </w:rPr>
        <w:t xml:space="preserve">y el cambio climático, </w:t>
      </w:r>
      <w:r w:rsidR="00B61D43" w:rsidRPr="00F01C01">
        <w:rPr>
          <w:color w:val="000000" w:themeColor="text1"/>
          <w:sz w:val="24"/>
          <w:szCs w:val="24"/>
        </w:rPr>
        <w:t xml:space="preserve">entonces </w:t>
      </w:r>
      <w:r w:rsidRPr="00F01C01">
        <w:rPr>
          <w:color w:val="000000" w:themeColor="text1"/>
          <w:sz w:val="24"/>
          <w:szCs w:val="24"/>
        </w:rPr>
        <w:t xml:space="preserve">se adaptan </w:t>
      </w:r>
      <w:bookmarkStart w:id="26" w:name="_Hlk90907034"/>
      <w:r w:rsidR="00145236" w:rsidRPr="00F01C01">
        <w:rPr>
          <w:color w:val="000000" w:themeColor="text1"/>
          <w:sz w:val="24"/>
          <w:szCs w:val="24"/>
        </w:rPr>
        <w:t>los tres procesos</w:t>
      </w:r>
      <w:r w:rsidR="00986098" w:rsidRPr="00F01C01">
        <w:rPr>
          <w:color w:val="000000" w:themeColor="text1"/>
          <w:sz w:val="24"/>
          <w:szCs w:val="24"/>
        </w:rPr>
        <w:t xml:space="preserve"> </w:t>
      </w:r>
      <w:r w:rsidR="00807461" w:rsidRPr="00F01C01">
        <w:rPr>
          <w:color w:val="000000" w:themeColor="text1"/>
          <w:sz w:val="24"/>
          <w:szCs w:val="24"/>
        </w:rPr>
        <w:t xml:space="preserve">para la gestión del riesgo de desastres planteados en la PNGRD </w:t>
      </w:r>
      <w:r w:rsidR="00806839" w:rsidRPr="00F01C01">
        <w:rPr>
          <w:color w:val="000000" w:themeColor="text1"/>
          <w:sz w:val="24"/>
          <w:szCs w:val="24"/>
          <w:lang w:val="es-ES"/>
        </w:rPr>
        <w:t>[</w:t>
      </w:r>
      <w:r w:rsidR="003B3EC5" w:rsidRPr="00F01C01">
        <w:rPr>
          <w:color w:val="000000" w:themeColor="text1"/>
          <w:sz w:val="24"/>
          <w:szCs w:val="24"/>
          <w:lang w:val="es-ES"/>
        </w:rPr>
        <w:t>3</w:t>
      </w:r>
      <w:r w:rsidR="00806839" w:rsidRPr="00F01C01">
        <w:rPr>
          <w:color w:val="000000" w:themeColor="text1"/>
          <w:sz w:val="24"/>
          <w:szCs w:val="24"/>
          <w:lang w:val="es-ES"/>
        </w:rPr>
        <w:t>]</w:t>
      </w:r>
      <w:r w:rsidR="004344F5" w:rsidRPr="00F01C01">
        <w:rPr>
          <w:color w:val="000000" w:themeColor="text1"/>
          <w:sz w:val="24"/>
          <w:szCs w:val="24"/>
          <w:lang w:val="es-ES"/>
        </w:rPr>
        <w:t xml:space="preserve"> </w:t>
      </w:r>
      <w:r w:rsidR="00F8250E" w:rsidRPr="00F01C01">
        <w:rPr>
          <w:color w:val="000000" w:themeColor="text1"/>
          <w:sz w:val="24"/>
          <w:szCs w:val="24"/>
        </w:rPr>
        <w:t>de la siguiente manera</w:t>
      </w:r>
      <w:r w:rsidR="00145236" w:rsidRPr="00F01C01">
        <w:rPr>
          <w:color w:val="000000" w:themeColor="text1"/>
          <w:sz w:val="24"/>
          <w:szCs w:val="24"/>
        </w:rPr>
        <w:t xml:space="preserve">: </w:t>
      </w:r>
    </w:p>
    <w:bookmarkEnd w:id="26"/>
    <w:p w14:paraId="1B3439F7" w14:textId="77777777" w:rsidR="00B61D43" w:rsidRPr="00F01C01" w:rsidRDefault="00145236" w:rsidP="00327624">
      <w:pPr>
        <w:pStyle w:val="Prrafodelista"/>
        <w:numPr>
          <w:ilvl w:val="0"/>
          <w:numId w:val="34"/>
        </w:numPr>
        <w:spacing w:after="160" w:line="240" w:lineRule="auto"/>
        <w:ind w:left="714" w:right="28" w:hanging="357"/>
        <w:rPr>
          <w:color w:val="000000" w:themeColor="text1"/>
          <w:sz w:val="24"/>
          <w:szCs w:val="24"/>
        </w:rPr>
      </w:pPr>
      <w:r w:rsidRPr="00F01C01">
        <w:rPr>
          <w:color w:val="000000" w:themeColor="text1"/>
          <w:sz w:val="24"/>
          <w:szCs w:val="24"/>
        </w:rPr>
        <w:t>Conocimiento de la biodiversidad y sus servicios ecosistémicos para la gestión del riesgo</w:t>
      </w:r>
      <w:r w:rsidR="00B61D43" w:rsidRPr="00F01C01">
        <w:rPr>
          <w:color w:val="000000" w:themeColor="text1"/>
          <w:sz w:val="24"/>
          <w:szCs w:val="24"/>
        </w:rPr>
        <w:t>.</w:t>
      </w:r>
    </w:p>
    <w:p w14:paraId="3433E1E0" w14:textId="709B91C6" w:rsidR="00145236" w:rsidRPr="00F01C01" w:rsidRDefault="00145236" w:rsidP="00327624">
      <w:pPr>
        <w:pStyle w:val="Prrafodelista"/>
        <w:numPr>
          <w:ilvl w:val="0"/>
          <w:numId w:val="34"/>
        </w:numPr>
        <w:spacing w:after="160" w:line="240" w:lineRule="auto"/>
        <w:ind w:left="714" w:right="28" w:hanging="357"/>
        <w:rPr>
          <w:color w:val="000000" w:themeColor="text1"/>
          <w:sz w:val="24"/>
          <w:szCs w:val="24"/>
        </w:rPr>
      </w:pPr>
      <w:r w:rsidRPr="00F01C01">
        <w:rPr>
          <w:color w:val="000000" w:themeColor="text1"/>
          <w:sz w:val="24"/>
          <w:szCs w:val="24"/>
        </w:rPr>
        <w:t>Reducción del riesgo desde la gestión de la biodiversidad y sus servicios ecosistémicos</w:t>
      </w:r>
      <w:r w:rsidR="00B61D43" w:rsidRPr="00F01C01">
        <w:rPr>
          <w:color w:val="000000" w:themeColor="text1"/>
          <w:sz w:val="24"/>
          <w:szCs w:val="24"/>
        </w:rPr>
        <w:t>.</w:t>
      </w:r>
    </w:p>
    <w:p w14:paraId="456D157B" w14:textId="12D8C1EF" w:rsidR="00145236" w:rsidRPr="00F01C01" w:rsidRDefault="00145236" w:rsidP="00327624">
      <w:pPr>
        <w:pStyle w:val="Prrafodelista"/>
        <w:numPr>
          <w:ilvl w:val="0"/>
          <w:numId w:val="34"/>
        </w:numPr>
        <w:spacing w:after="160" w:line="240" w:lineRule="auto"/>
        <w:ind w:left="714" w:right="28" w:hanging="357"/>
        <w:rPr>
          <w:color w:val="000000" w:themeColor="text1"/>
          <w:sz w:val="24"/>
          <w:szCs w:val="24"/>
        </w:rPr>
      </w:pPr>
      <w:r w:rsidRPr="00F01C01">
        <w:rPr>
          <w:color w:val="000000" w:themeColor="text1"/>
          <w:sz w:val="24"/>
          <w:szCs w:val="24"/>
        </w:rPr>
        <w:t>Manejo de desastres de y desde la biodiversidad y sus servicios ecosistémicos</w:t>
      </w:r>
      <w:r w:rsidR="00B61D43" w:rsidRPr="00F01C01">
        <w:rPr>
          <w:color w:val="000000" w:themeColor="text1"/>
          <w:sz w:val="24"/>
          <w:szCs w:val="24"/>
        </w:rPr>
        <w:t>.</w:t>
      </w:r>
    </w:p>
    <w:p w14:paraId="527F5264" w14:textId="1F1825AC" w:rsidR="00145236" w:rsidRPr="00F01C01" w:rsidRDefault="00145236" w:rsidP="007C5FB3">
      <w:pPr>
        <w:spacing w:after="0" w:line="360" w:lineRule="auto"/>
        <w:ind w:left="11" w:right="28" w:firstLine="697"/>
        <w:rPr>
          <w:color w:val="000000" w:themeColor="text1"/>
          <w:sz w:val="24"/>
          <w:szCs w:val="24"/>
        </w:rPr>
      </w:pPr>
      <w:bookmarkStart w:id="27" w:name="_Hlk90907310"/>
      <w:r w:rsidRPr="00F01C01">
        <w:rPr>
          <w:color w:val="000000" w:themeColor="text1"/>
          <w:sz w:val="24"/>
          <w:szCs w:val="24"/>
        </w:rPr>
        <w:lastRenderedPageBreak/>
        <w:t xml:space="preserve">El </w:t>
      </w:r>
      <w:r w:rsidRPr="00D378A9">
        <w:rPr>
          <w:color w:val="000000" w:themeColor="text1"/>
          <w:sz w:val="24"/>
          <w:szCs w:val="24"/>
          <w:highlight w:val="green"/>
        </w:rPr>
        <w:t>conocimiento de la biodiversidad</w:t>
      </w:r>
      <w:r w:rsidR="00D378A9">
        <w:rPr>
          <w:color w:val="000000" w:themeColor="text1"/>
          <w:sz w:val="24"/>
          <w:szCs w:val="24"/>
          <w:highlight w:val="green"/>
        </w:rPr>
        <w:fldChar w:fldCharType="begin"/>
      </w:r>
      <w:r w:rsidR="00D378A9">
        <w:instrText xml:space="preserve"> XE "</w:instrText>
      </w:r>
      <w:r w:rsidR="00533DD4">
        <w:instrText>C</w:instrText>
      </w:r>
      <w:r w:rsidR="00D378A9" w:rsidRPr="00CB5979">
        <w:rPr>
          <w:color w:val="000000" w:themeColor="text1"/>
          <w:sz w:val="24"/>
          <w:szCs w:val="24"/>
          <w:highlight w:val="green"/>
        </w:rPr>
        <w:instrText>onocimiento de la biodiversidad</w:instrText>
      </w:r>
      <w:r w:rsidR="00D378A9">
        <w:instrText xml:space="preserve">" </w:instrText>
      </w:r>
      <w:r w:rsidR="00D378A9">
        <w:rPr>
          <w:color w:val="000000" w:themeColor="text1"/>
          <w:sz w:val="24"/>
          <w:szCs w:val="24"/>
          <w:highlight w:val="green"/>
        </w:rPr>
        <w:fldChar w:fldCharType="end"/>
      </w:r>
      <w:r w:rsidRPr="00F01C01">
        <w:rPr>
          <w:color w:val="000000" w:themeColor="text1"/>
          <w:sz w:val="24"/>
          <w:szCs w:val="24"/>
        </w:rPr>
        <w:t xml:space="preserve"> y sus servicios ecosistémicos para la gestión del </w:t>
      </w:r>
      <w:r w:rsidR="007D4F80" w:rsidRPr="00F01C01">
        <w:rPr>
          <w:color w:val="000000" w:themeColor="text1"/>
          <w:sz w:val="24"/>
          <w:szCs w:val="24"/>
        </w:rPr>
        <w:t>riesgo</w:t>
      </w:r>
      <w:r w:rsidRPr="00F01C01">
        <w:rPr>
          <w:color w:val="000000" w:themeColor="text1"/>
          <w:sz w:val="24"/>
          <w:szCs w:val="24"/>
        </w:rPr>
        <w:t xml:space="preserve"> es la base para definir las estrategias de gestión, </w:t>
      </w:r>
      <w:r w:rsidR="00B61D43" w:rsidRPr="00F01C01">
        <w:rPr>
          <w:color w:val="000000" w:themeColor="text1"/>
          <w:sz w:val="24"/>
          <w:szCs w:val="24"/>
        </w:rPr>
        <w:t xml:space="preserve">y para </w:t>
      </w:r>
      <w:r w:rsidRPr="00F01C01">
        <w:rPr>
          <w:color w:val="000000" w:themeColor="text1"/>
          <w:sz w:val="24"/>
          <w:szCs w:val="24"/>
        </w:rPr>
        <w:t>estudi</w:t>
      </w:r>
      <w:r w:rsidR="00C4608C" w:rsidRPr="00F01C01">
        <w:rPr>
          <w:color w:val="000000" w:themeColor="text1"/>
          <w:sz w:val="24"/>
          <w:szCs w:val="24"/>
        </w:rPr>
        <w:t>ar</w:t>
      </w:r>
      <w:r w:rsidRPr="00F01C01">
        <w:rPr>
          <w:color w:val="000000" w:themeColor="text1"/>
          <w:sz w:val="24"/>
          <w:szCs w:val="24"/>
        </w:rPr>
        <w:t xml:space="preserve"> y valora</w:t>
      </w:r>
      <w:r w:rsidR="00C4608C" w:rsidRPr="00F01C01">
        <w:rPr>
          <w:color w:val="000000" w:themeColor="text1"/>
          <w:sz w:val="24"/>
          <w:szCs w:val="24"/>
        </w:rPr>
        <w:t>r</w:t>
      </w:r>
      <w:r w:rsidRPr="00F01C01">
        <w:rPr>
          <w:color w:val="000000" w:themeColor="text1"/>
          <w:sz w:val="24"/>
          <w:szCs w:val="24"/>
        </w:rPr>
        <w:t xml:space="preserve"> las particularidades del territorio</w:t>
      </w:r>
      <w:r w:rsidR="00B61D43" w:rsidRPr="00F01C01">
        <w:rPr>
          <w:color w:val="000000" w:themeColor="text1"/>
          <w:sz w:val="24"/>
          <w:szCs w:val="24"/>
        </w:rPr>
        <w:t>. S</w:t>
      </w:r>
      <w:r w:rsidRPr="00F01C01">
        <w:rPr>
          <w:color w:val="000000" w:themeColor="text1"/>
          <w:sz w:val="24"/>
          <w:szCs w:val="24"/>
        </w:rPr>
        <w:t>ólo mediante el reconocimiento de la biodiversidad y sus servicios ecosistémicos y el rol de estos en las dinámicas propias se plantear</w:t>
      </w:r>
      <w:r w:rsidR="00B61D43" w:rsidRPr="00F01C01">
        <w:rPr>
          <w:color w:val="000000" w:themeColor="text1"/>
          <w:sz w:val="24"/>
          <w:szCs w:val="24"/>
        </w:rPr>
        <w:t>án</w:t>
      </w:r>
      <w:r w:rsidRPr="00F01C01">
        <w:rPr>
          <w:color w:val="000000" w:themeColor="text1"/>
          <w:sz w:val="24"/>
          <w:szCs w:val="24"/>
        </w:rPr>
        <w:t xml:space="preserve"> soluciones apropiadas a las condiciones ambientales y sociales tanto para reducir el riesgo</w:t>
      </w:r>
      <w:r w:rsidR="009436A2" w:rsidRPr="00F01C01">
        <w:rPr>
          <w:color w:val="000000" w:themeColor="text1"/>
          <w:sz w:val="24"/>
          <w:szCs w:val="24"/>
        </w:rPr>
        <w:t xml:space="preserve">, </w:t>
      </w:r>
      <w:r w:rsidR="00B61D43" w:rsidRPr="00F01C01">
        <w:rPr>
          <w:color w:val="000000" w:themeColor="text1"/>
          <w:sz w:val="24"/>
          <w:szCs w:val="24"/>
        </w:rPr>
        <w:t xml:space="preserve">como para </w:t>
      </w:r>
      <w:r w:rsidR="009436A2" w:rsidRPr="00F01C01">
        <w:rPr>
          <w:color w:val="000000" w:themeColor="text1"/>
          <w:sz w:val="24"/>
          <w:szCs w:val="24"/>
        </w:rPr>
        <w:t>mejorar la resiliencia frente al cambio climático y</w:t>
      </w:r>
      <w:r w:rsidRPr="00F01C01">
        <w:rPr>
          <w:color w:val="000000" w:themeColor="text1"/>
          <w:sz w:val="24"/>
          <w:szCs w:val="24"/>
        </w:rPr>
        <w:t xml:space="preserve"> restaurar un ecosistema tras un desastre.</w:t>
      </w:r>
    </w:p>
    <w:p w14:paraId="0AEDF25B" w14:textId="42E63A05" w:rsidR="00145236" w:rsidRPr="00F01C01" w:rsidRDefault="00145236" w:rsidP="007C5FB3">
      <w:pPr>
        <w:spacing w:after="0" w:line="360" w:lineRule="auto"/>
        <w:ind w:firstLine="700"/>
        <w:rPr>
          <w:color w:val="000000" w:themeColor="text1"/>
          <w:sz w:val="24"/>
          <w:szCs w:val="24"/>
        </w:rPr>
      </w:pPr>
      <w:r w:rsidRPr="00F01C01">
        <w:rPr>
          <w:color w:val="000000" w:themeColor="text1"/>
          <w:sz w:val="24"/>
          <w:szCs w:val="24"/>
        </w:rPr>
        <w:t>La reducción del riesgo desde la gestión de la BDSE busca con base en los insumos generados en el proceso de conocimiento de la BDSE, establecer las medidas de intervención sobre el territorio para modificar o disminuir las condiciones de riesgo existentes mediante acciones basadas en la naturaleza de tipo prospectivo (prevención) o correctivo (mitigación del riesgo) para garantizar que no surjan nuevas situaciones de riesgo.</w:t>
      </w:r>
    </w:p>
    <w:p w14:paraId="2A7ADEE0" w14:textId="5B180928" w:rsidR="00145236" w:rsidRPr="00F01C01" w:rsidRDefault="00B61D43" w:rsidP="007C5FB3">
      <w:pPr>
        <w:spacing w:after="0" w:line="360" w:lineRule="auto"/>
        <w:ind w:firstLine="700"/>
        <w:rPr>
          <w:color w:val="000000" w:themeColor="text1"/>
          <w:sz w:val="24"/>
          <w:szCs w:val="24"/>
        </w:rPr>
      </w:pPr>
      <w:r w:rsidRPr="00F01C01">
        <w:rPr>
          <w:color w:val="000000" w:themeColor="text1"/>
          <w:sz w:val="24"/>
          <w:szCs w:val="24"/>
        </w:rPr>
        <w:t>F</w:t>
      </w:r>
      <w:r w:rsidR="00145236" w:rsidRPr="00F01C01">
        <w:rPr>
          <w:color w:val="000000" w:themeColor="text1"/>
          <w:sz w:val="24"/>
          <w:szCs w:val="24"/>
        </w:rPr>
        <w:t>inalmente</w:t>
      </w:r>
      <w:r w:rsidRPr="00F01C01">
        <w:rPr>
          <w:color w:val="000000" w:themeColor="text1"/>
          <w:sz w:val="24"/>
          <w:szCs w:val="24"/>
        </w:rPr>
        <w:t>,</w:t>
      </w:r>
      <w:r w:rsidR="00145236" w:rsidRPr="00F01C01">
        <w:rPr>
          <w:color w:val="000000" w:themeColor="text1"/>
          <w:sz w:val="24"/>
          <w:szCs w:val="24"/>
        </w:rPr>
        <w:t xml:space="preserve"> </w:t>
      </w:r>
      <w:r w:rsidR="00FF22DC" w:rsidRPr="00F01C01">
        <w:rPr>
          <w:color w:val="000000" w:themeColor="text1"/>
          <w:sz w:val="24"/>
          <w:szCs w:val="24"/>
        </w:rPr>
        <w:t>y visto desde el proceso d</w:t>
      </w:r>
      <w:r w:rsidR="00145236" w:rsidRPr="00F01C01">
        <w:rPr>
          <w:color w:val="000000" w:themeColor="text1"/>
          <w:sz w:val="24"/>
          <w:szCs w:val="24"/>
        </w:rPr>
        <w:t>e manejo de desastres</w:t>
      </w:r>
      <w:r w:rsidR="00FF22DC" w:rsidRPr="00F01C01">
        <w:rPr>
          <w:color w:val="000000" w:themeColor="text1"/>
          <w:sz w:val="24"/>
          <w:szCs w:val="24"/>
        </w:rPr>
        <w:t>,</w:t>
      </w:r>
      <w:r w:rsidR="00145236" w:rsidRPr="00F01C01">
        <w:rPr>
          <w:color w:val="000000" w:themeColor="text1"/>
          <w:sz w:val="24"/>
          <w:szCs w:val="24"/>
        </w:rPr>
        <w:t xml:space="preserve"> la BDSE puede</w:t>
      </w:r>
      <w:r w:rsidRPr="00F01C01">
        <w:rPr>
          <w:color w:val="000000" w:themeColor="text1"/>
          <w:sz w:val="24"/>
          <w:szCs w:val="24"/>
        </w:rPr>
        <w:t xml:space="preserve">n </w:t>
      </w:r>
      <w:r w:rsidR="00145236" w:rsidRPr="00F01C01">
        <w:rPr>
          <w:color w:val="000000" w:themeColor="text1"/>
          <w:sz w:val="24"/>
          <w:szCs w:val="24"/>
        </w:rPr>
        <w:t>afecta</w:t>
      </w:r>
      <w:r w:rsidRPr="00F01C01">
        <w:rPr>
          <w:color w:val="000000" w:themeColor="text1"/>
          <w:sz w:val="24"/>
          <w:szCs w:val="24"/>
        </w:rPr>
        <w:t xml:space="preserve">rse </w:t>
      </w:r>
      <w:r w:rsidR="00145236" w:rsidRPr="00F01C01">
        <w:rPr>
          <w:color w:val="000000" w:themeColor="text1"/>
          <w:sz w:val="24"/>
          <w:szCs w:val="24"/>
        </w:rPr>
        <w:t xml:space="preserve">por el desastre y por otro lado puede hacer parte de las estrategias de </w:t>
      </w:r>
      <w:r w:rsidR="00201DE0" w:rsidRPr="00F01C01">
        <w:rPr>
          <w:color w:val="000000" w:themeColor="text1"/>
          <w:sz w:val="24"/>
          <w:szCs w:val="24"/>
        </w:rPr>
        <w:t>r</w:t>
      </w:r>
      <w:r w:rsidR="00145236" w:rsidRPr="00F01C01">
        <w:rPr>
          <w:color w:val="000000" w:themeColor="text1"/>
          <w:sz w:val="24"/>
          <w:szCs w:val="24"/>
        </w:rPr>
        <w:t xml:space="preserve">ecuperación de áreas degradadas para evitar que nuevos escenarios de riesgo se consoliden.  Este proceso </w:t>
      </w:r>
      <w:r w:rsidRPr="00F01C01">
        <w:rPr>
          <w:color w:val="000000" w:themeColor="text1"/>
          <w:sz w:val="24"/>
          <w:szCs w:val="24"/>
        </w:rPr>
        <w:t>se</w:t>
      </w:r>
      <w:r w:rsidR="00145236" w:rsidRPr="00F01C01">
        <w:rPr>
          <w:color w:val="000000" w:themeColor="text1"/>
          <w:sz w:val="24"/>
          <w:szCs w:val="24"/>
        </w:rPr>
        <w:t xml:space="preserve"> comp</w:t>
      </w:r>
      <w:r w:rsidRPr="00F01C01">
        <w:rPr>
          <w:color w:val="000000" w:themeColor="text1"/>
          <w:sz w:val="24"/>
          <w:szCs w:val="24"/>
        </w:rPr>
        <w:t>one</w:t>
      </w:r>
      <w:r w:rsidR="00145236" w:rsidRPr="00F01C01">
        <w:rPr>
          <w:color w:val="000000" w:themeColor="text1"/>
          <w:sz w:val="24"/>
          <w:szCs w:val="24"/>
        </w:rPr>
        <w:t xml:space="preserve"> por una etapa de planeación para enfrentar el desastre (</w:t>
      </w:r>
      <w:r w:rsidR="00D378A9">
        <w:rPr>
          <w:color w:val="000000" w:themeColor="text1"/>
          <w:sz w:val="24"/>
          <w:szCs w:val="24"/>
        </w:rPr>
        <w:t xml:space="preserve">i.e., </w:t>
      </w:r>
      <w:r w:rsidR="00145236" w:rsidRPr="00F01C01">
        <w:rPr>
          <w:color w:val="000000" w:themeColor="text1"/>
          <w:sz w:val="24"/>
          <w:szCs w:val="24"/>
        </w:rPr>
        <w:t xml:space="preserve">preparación para la respuesta a emergencias y preparación para la recuperación post desastre), y otra etapa de ejecución de lo planeado en la atención del desastre. </w:t>
      </w:r>
    </w:p>
    <w:p w14:paraId="0E525DC3" w14:textId="0E356903" w:rsidR="00145236" w:rsidRPr="00F01C01" w:rsidRDefault="00145236" w:rsidP="007C5FB3">
      <w:pPr>
        <w:spacing w:after="0" w:line="360" w:lineRule="auto"/>
        <w:ind w:firstLine="700"/>
        <w:rPr>
          <w:color w:val="000000" w:themeColor="text1"/>
          <w:sz w:val="24"/>
          <w:szCs w:val="24"/>
        </w:rPr>
      </w:pPr>
      <w:bookmarkStart w:id="28" w:name="_Hlk90907371"/>
      <w:bookmarkEnd w:id="27"/>
      <w:r w:rsidRPr="00F01C01">
        <w:rPr>
          <w:color w:val="000000" w:themeColor="text1"/>
          <w:sz w:val="24"/>
          <w:szCs w:val="24"/>
        </w:rPr>
        <w:t>Est</w:t>
      </w:r>
      <w:r w:rsidR="00B61D43" w:rsidRPr="00F01C01">
        <w:rPr>
          <w:color w:val="000000" w:themeColor="text1"/>
          <w:sz w:val="24"/>
          <w:szCs w:val="24"/>
        </w:rPr>
        <w:t>a</w:t>
      </w:r>
      <w:r w:rsidRPr="00F01C01">
        <w:rPr>
          <w:color w:val="000000" w:themeColor="text1"/>
          <w:sz w:val="24"/>
          <w:szCs w:val="24"/>
        </w:rPr>
        <w:t xml:space="preserve">s </w:t>
      </w:r>
      <w:r w:rsidR="00B61D43" w:rsidRPr="00F01C01">
        <w:rPr>
          <w:color w:val="000000" w:themeColor="text1"/>
          <w:sz w:val="24"/>
          <w:szCs w:val="24"/>
        </w:rPr>
        <w:t>etapas</w:t>
      </w:r>
      <w:r w:rsidRPr="00F01C01">
        <w:rPr>
          <w:color w:val="000000" w:themeColor="text1"/>
          <w:sz w:val="24"/>
          <w:szCs w:val="24"/>
        </w:rPr>
        <w:t xml:space="preserve"> se desarrolla</w:t>
      </w:r>
      <w:r w:rsidR="00B61D43" w:rsidRPr="00F01C01">
        <w:rPr>
          <w:color w:val="000000" w:themeColor="text1"/>
          <w:sz w:val="24"/>
          <w:szCs w:val="24"/>
        </w:rPr>
        <w:t>n</w:t>
      </w:r>
      <w:r w:rsidRPr="00F01C01">
        <w:rPr>
          <w:color w:val="000000" w:themeColor="text1"/>
          <w:sz w:val="24"/>
          <w:szCs w:val="24"/>
        </w:rPr>
        <w:t xml:space="preserve"> en múltiples escalas y bajo el enfoque de </w:t>
      </w:r>
      <w:r w:rsidR="00B61D43" w:rsidRPr="00F01C01">
        <w:rPr>
          <w:color w:val="000000" w:themeColor="text1"/>
          <w:sz w:val="24"/>
          <w:szCs w:val="24"/>
        </w:rPr>
        <w:t>SbN</w:t>
      </w:r>
      <w:r w:rsidRPr="00F01C01">
        <w:rPr>
          <w:color w:val="000000" w:themeColor="text1"/>
          <w:sz w:val="24"/>
          <w:szCs w:val="24"/>
        </w:rPr>
        <w:t xml:space="preserve"> para aumentar la resiliencia frente al cambio climático y la variabilidad climática, asegurando así la sostenibilidad y el bienestar humano, todo ello para alcanzar un modelo territorial sostenible. </w:t>
      </w:r>
    </w:p>
    <w:p w14:paraId="257E55C5" w14:textId="38C59814" w:rsidR="00145236" w:rsidRPr="00F01C01" w:rsidRDefault="00145236" w:rsidP="007C5FB3">
      <w:pPr>
        <w:spacing w:after="0" w:line="360" w:lineRule="auto"/>
        <w:ind w:firstLine="700"/>
        <w:rPr>
          <w:color w:val="000000" w:themeColor="text1"/>
          <w:sz w:val="24"/>
          <w:szCs w:val="24"/>
        </w:rPr>
      </w:pPr>
      <w:r w:rsidRPr="00F01C01">
        <w:rPr>
          <w:color w:val="000000" w:themeColor="text1"/>
          <w:sz w:val="24"/>
          <w:szCs w:val="24"/>
        </w:rPr>
        <w:t>Las SbN se entienden como las funciones de los ecosistemas para resolver los problemas ambientales, en lugar de depender solamente de soluciones convencionales</w:t>
      </w:r>
      <w:r w:rsidR="007C5FB3" w:rsidRPr="00F01C01">
        <w:rPr>
          <w:color w:val="000000" w:themeColor="text1"/>
          <w:sz w:val="24"/>
          <w:szCs w:val="24"/>
        </w:rPr>
        <w:t xml:space="preserve"> </w:t>
      </w:r>
      <w:r w:rsidR="00806839" w:rsidRPr="00F01C01">
        <w:rPr>
          <w:color w:val="000000" w:themeColor="text1"/>
          <w:sz w:val="24"/>
          <w:szCs w:val="24"/>
          <w:lang w:val="es-ES"/>
        </w:rPr>
        <w:t>[</w:t>
      </w:r>
      <w:r w:rsidR="003B3EC5" w:rsidRPr="00F01C01">
        <w:rPr>
          <w:color w:val="000000" w:themeColor="text1"/>
          <w:sz w:val="24"/>
          <w:szCs w:val="24"/>
          <w:lang w:val="es-ES"/>
        </w:rPr>
        <w:t>5</w:t>
      </w:r>
      <w:r w:rsidR="00806839" w:rsidRPr="00F01C01">
        <w:rPr>
          <w:color w:val="000000" w:themeColor="text1"/>
          <w:sz w:val="24"/>
          <w:szCs w:val="24"/>
          <w:lang w:val="es-ES"/>
        </w:rPr>
        <w:t>]</w:t>
      </w:r>
      <w:r w:rsidRPr="00F01C01">
        <w:rPr>
          <w:color w:val="000000" w:themeColor="text1"/>
          <w:sz w:val="24"/>
          <w:szCs w:val="24"/>
        </w:rPr>
        <w:t>. Estás representan soluciones sencillas, de fácil implementación, sistémicas, más costo</w:t>
      </w:r>
      <w:r w:rsidR="00B61D43" w:rsidRPr="00F01C01">
        <w:rPr>
          <w:color w:val="000000" w:themeColor="text1"/>
          <w:sz w:val="24"/>
          <w:szCs w:val="24"/>
        </w:rPr>
        <w:t>-</w:t>
      </w:r>
      <w:r w:rsidRPr="00F01C01">
        <w:rPr>
          <w:color w:val="000000" w:themeColor="text1"/>
          <w:sz w:val="24"/>
          <w:szCs w:val="24"/>
        </w:rPr>
        <w:t xml:space="preserve">efectivas y sostenibles que las medidas tradicionales, generando además beneficios relacionados con garantizar una perdurabilidad en el tiempo de las contribuciones de la biodiversidad </w:t>
      </w:r>
      <w:r w:rsidR="00806839" w:rsidRPr="00F01C01">
        <w:rPr>
          <w:color w:val="000000" w:themeColor="text1"/>
          <w:sz w:val="24"/>
          <w:szCs w:val="24"/>
          <w:lang w:val="es-ES"/>
        </w:rPr>
        <w:t>[</w:t>
      </w:r>
      <w:r w:rsidR="003B3EC5" w:rsidRPr="00F01C01">
        <w:rPr>
          <w:color w:val="000000" w:themeColor="text1"/>
          <w:sz w:val="24"/>
          <w:szCs w:val="24"/>
          <w:lang w:val="es-ES"/>
        </w:rPr>
        <w:t>29</w:t>
      </w:r>
      <w:r w:rsidR="00806839" w:rsidRPr="00F01C01">
        <w:rPr>
          <w:color w:val="000000" w:themeColor="text1"/>
          <w:sz w:val="24"/>
          <w:szCs w:val="24"/>
          <w:lang w:val="es-ES"/>
        </w:rPr>
        <w:t>]</w:t>
      </w:r>
      <w:r w:rsidRPr="00F01C01">
        <w:rPr>
          <w:color w:val="000000" w:themeColor="text1"/>
          <w:sz w:val="24"/>
          <w:szCs w:val="24"/>
        </w:rPr>
        <w:t>, la reducción del riesgo de desastres</w:t>
      </w:r>
      <w:r w:rsidR="00D378A9">
        <w:rPr>
          <w:color w:val="000000" w:themeColor="text1"/>
          <w:sz w:val="24"/>
          <w:szCs w:val="24"/>
        </w:rPr>
        <w:t>,</w:t>
      </w:r>
      <w:r w:rsidRPr="00F01C01">
        <w:rPr>
          <w:color w:val="000000" w:themeColor="text1"/>
          <w:sz w:val="24"/>
          <w:szCs w:val="24"/>
        </w:rPr>
        <w:t xml:space="preserve"> y el aumento de la resiliencia frente al cambio climático </w:t>
      </w:r>
      <w:r w:rsidR="00806839" w:rsidRPr="00F01C01">
        <w:rPr>
          <w:color w:val="000000" w:themeColor="text1"/>
          <w:sz w:val="24"/>
          <w:szCs w:val="24"/>
          <w:lang w:val="es-ES"/>
        </w:rPr>
        <w:t>[3</w:t>
      </w:r>
      <w:r w:rsidR="003B3EC5" w:rsidRPr="00F01C01">
        <w:rPr>
          <w:color w:val="000000" w:themeColor="text1"/>
          <w:sz w:val="24"/>
          <w:szCs w:val="24"/>
          <w:lang w:val="es-ES"/>
        </w:rPr>
        <w:t>0</w:t>
      </w:r>
      <w:r w:rsidR="00806839" w:rsidRPr="00F01C01">
        <w:rPr>
          <w:color w:val="000000" w:themeColor="text1"/>
          <w:sz w:val="24"/>
          <w:szCs w:val="24"/>
          <w:lang w:val="es-ES"/>
        </w:rPr>
        <w:t>]</w:t>
      </w:r>
      <w:r w:rsidRPr="00F01C01">
        <w:rPr>
          <w:color w:val="000000" w:themeColor="text1"/>
          <w:sz w:val="24"/>
          <w:szCs w:val="24"/>
        </w:rPr>
        <w:t xml:space="preserve">.  </w:t>
      </w:r>
    </w:p>
    <w:p w14:paraId="3A6E1ED2" w14:textId="43B89B71" w:rsidR="00933738" w:rsidRPr="00F01C01" w:rsidRDefault="00145236" w:rsidP="007C5FB3">
      <w:pPr>
        <w:spacing w:after="0" w:line="360" w:lineRule="auto"/>
        <w:ind w:firstLine="700"/>
        <w:rPr>
          <w:color w:val="000000" w:themeColor="text1"/>
          <w:sz w:val="24"/>
          <w:szCs w:val="24"/>
        </w:rPr>
      </w:pPr>
      <w:r w:rsidRPr="00F01C01">
        <w:rPr>
          <w:color w:val="000000" w:themeColor="text1"/>
          <w:sz w:val="24"/>
          <w:szCs w:val="24"/>
        </w:rPr>
        <w:lastRenderedPageBreak/>
        <w:t xml:space="preserve">Una de las estrategias desde las SbN a resaltar es la </w:t>
      </w:r>
      <w:r w:rsidRPr="00D378A9">
        <w:rPr>
          <w:color w:val="000000" w:themeColor="text1"/>
          <w:sz w:val="24"/>
          <w:szCs w:val="24"/>
          <w:highlight w:val="green"/>
        </w:rPr>
        <w:t>restauración ecológica</w:t>
      </w:r>
      <w:r w:rsidR="00D378A9">
        <w:rPr>
          <w:color w:val="000000" w:themeColor="text1"/>
          <w:sz w:val="24"/>
          <w:szCs w:val="24"/>
          <w:highlight w:val="green"/>
        </w:rPr>
        <w:fldChar w:fldCharType="begin"/>
      </w:r>
      <w:r w:rsidR="00D378A9">
        <w:instrText xml:space="preserve"> XE "</w:instrText>
      </w:r>
      <w:r w:rsidR="00D378A9" w:rsidRPr="00E92B6D">
        <w:rPr>
          <w:color w:val="000000" w:themeColor="text1"/>
          <w:sz w:val="24"/>
          <w:szCs w:val="24"/>
          <w:highlight w:val="green"/>
        </w:rPr>
        <w:instrText>Restauración ecológica</w:instrText>
      </w:r>
      <w:r w:rsidR="00D378A9">
        <w:instrText xml:space="preserve">" </w:instrText>
      </w:r>
      <w:r w:rsidR="00D378A9">
        <w:rPr>
          <w:color w:val="000000" w:themeColor="text1"/>
          <w:sz w:val="24"/>
          <w:szCs w:val="24"/>
          <w:highlight w:val="green"/>
        </w:rPr>
        <w:fldChar w:fldCharType="end"/>
      </w:r>
      <w:r w:rsidRPr="00F01C01">
        <w:rPr>
          <w:color w:val="000000" w:themeColor="text1"/>
          <w:sz w:val="24"/>
          <w:szCs w:val="24"/>
        </w:rPr>
        <w:t>, considerada como una estrategia práctica de manejo que restablece los procesos ecológicos para mantener la composición, estructura y función del ecosistema</w:t>
      </w:r>
      <w:r w:rsidR="00933738" w:rsidRPr="00F01C01">
        <w:rPr>
          <w:color w:val="000000" w:themeColor="text1"/>
          <w:sz w:val="24"/>
          <w:szCs w:val="24"/>
        </w:rPr>
        <w:t>.</w:t>
      </w:r>
    </w:p>
    <w:p w14:paraId="51A13D27" w14:textId="40A407FC" w:rsidR="00933738" w:rsidRPr="00F01C01" w:rsidRDefault="00145236" w:rsidP="007C5FB3">
      <w:pPr>
        <w:spacing w:after="0" w:line="360" w:lineRule="auto"/>
        <w:ind w:firstLine="700"/>
        <w:rPr>
          <w:color w:val="000000" w:themeColor="text1"/>
          <w:sz w:val="24"/>
          <w:szCs w:val="24"/>
        </w:rPr>
      </w:pPr>
      <w:r w:rsidRPr="00F01C01">
        <w:rPr>
          <w:color w:val="000000" w:themeColor="text1"/>
          <w:sz w:val="24"/>
          <w:szCs w:val="24"/>
        </w:rPr>
        <w:t xml:space="preserve"> </w:t>
      </w:r>
      <w:r w:rsidR="00933738" w:rsidRPr="00F01C01">
        <w:rPr>
          <w:color w:val="000000" w:themeColor="text1"/>
          <w:sz w:val="24"/>
          <w:szCs w:val="24"/>
        </w:rPr>
        <w:t>La cual permite su aplicación en</w:t>
      </w:r>
      <w:r w:rsidR="00933738" w:rsidRPr="00F01C01" w:rsidDel="00933738">
        <w:rPr>
          <w:color w:val="000000" w:themeColor="text1"/>
          <w:sz w:val="24"/>
          <w:szCs w:val="24"/>
        </w:rPr>
        <w:t xml:space="preserve"> </w:t>
      </w:r>
      <w:r w:rsidRPr="00F01C01">
        <w:rPr>
          <w:color w:val="000000" w:themeColor="text1"/>
          <w:sz w:val="24"/>
          <w:szCs w:val="24"/>
        </w:rPr>
        <w:t>distintas escalas</w:t>
      </w:r>
      <w:r w:rsidR="00933738" w:rsidRPr="00F01C01">
        <w:rPr>
          <w:color w:val="000000" w:themeColor="text1"/>
          <w:sz w:val="24"/>
          <w:szCs w:val="24"/>
        </w:rPr>
        <w:t xml:space="preserve"> y unidades de paisaje,</w:t>
      </w:r>
      <w:r w:rsidR="00A034AD" w:rsidRPr="00F01C01">
        <w:rPr>
          <w:color w:val="000000" w:themeColor="text1"/>
          <w:sz w:val="24"/>
          <w:szCs w:val="24"/>
        </w:rPr>
        <w:t xml:space="preserve"> </w:t>
      </w:r>
      <w:r w:rsidRPr="00F01C01">
        <w:rPr>
          <w:color w:val="000000" w:themeColor="text1"/>
          <w:sz w:val="24"/>
          <w:szCs w:val="24"/>
        </w:rPr>
        <w:t xml:space="preserve">mediante el desarrollo de estrategias participativas a través de sus tres </w:t>
      </w:r>
      <w:r w:rsidR="00933738" w:rsidRPr="00F01C01">
        <w:rPr>
          <w:color w:val="000000" w:themeColor="text1"/>
          <w:sz w:val="24"/>
          <w:szCs w:val="24"/>
        </w:rPr>
        <w:t>objetivos</w:t>
      </w:r>
      <w:r w:rsidRPr="00F01C01">
        <w:rPr>
          <w:color w:val="000000" w:themeColor="text1"/>
          <w:sz w:val="24"/>
          <w:szCs w:val="24"/>
        </w:rPr>
        <w:t xml:space="preserve">: </w:t>
      </w:r>
      <w:r w:rsidR="00933738" w:rsidRPr="00F01C01">
        <w:rPr>
          <w:color w:val="000000" w:themeColor="text1"/>
          <w:sz w:val="24"/>
          <w:szCs w:val="24"/>
        </w:rPr>
        <w:t>r</w:t>
      </w:r>
      <w:r w:rsidRPr="00F01C01">
        <w:rPr>
          <w:color w:val="000000" w:themeColor="text1"/>
          <w:sz w:val="24"/>
          <w:szCs w:val="24"/>
        </w:rPr>
        <w:t>estauración, rehabilitación</w:t>
      </w:r>
      <w:r w:rsidR="00B61D43" w:rsidRPr="00F01C01">
        <w:rPr>
          <w:color w:val="000000" w:themeColor="text1"/>
          <w:sz w:val="24"/>
          <w:szCs w:val="24"/>
        </w:rPr>
        <w:t>,</w:t>
      </w:r>
      <w:r w:rsidRPr="00F01C01">
        <w:rPr>
          <w:color w:val="000000" w:themeColor="text1"/>
          <w:sz w:val="24"/>
          <w:szCs w:val="24"/>
        </w:rPr>
        <w:t xml:space="preserve"> y recuperación </w:t>
      </w:r>
      <w:r w:rsidR="00806839" w:rsidRPr="00F01C01">
        <w:rPr>
          <w:color w:val="000000" w:themeColor="text1"/>
          <w:sz w:val="24"/>
          <w:szCs w:val="24"/>
          <w:lang w:val="es-ES"/>
        </w:rPr>
        <w:t>[3</w:t>
      </w:r>
      <w:r w:rsidR="003B3EC5" w:rsidRPr="00F01C01">
        <w:rPr>
          <w:color w:val="000000" w:themeColor="text1"/>
          <w:sz w:val="24"/>
          <w:szCs w:val="24"/>
          <w:lang w:val="es-ES"/>
        </w:rPr>
        <w:t>1</w:t>
      </w:r>
      <w:r w:rsidR="00806839" w:rsidRPr="00F01C01">
        <w:rPr>
          <w:color w:val="000000" w:themeColor="text1"/>
          <w:sz w:val="24"/>
          <w:szCs w:val="24"/>
          <w:lang w:val="es-ES"/>
        </w:rPr>
        <w:t>]</w:t>
      </w:r>
      <w:r w:rsidR="00933738" w:rsidRPr="00F01C01">
        <w:rPr>
          <w:color w:val="000000" w:themeColor="text1"/>
          <w:sz w:val="24"/>
          <w:szCs w:val="24"/>
        </w:rPr>
        <w:t>.</w:t>
      </w:r>
    </w:p>
    <w:p w14:paraId="5E9060DF" w14:textId="1E4241EA" w:rsidR="00145236" w:rsidRPr="00F01C01" w:rsidRDefault="00933738" w:rsidP="007C5FB3">
      <w:pPr>
        <w:spacing w:after="0" w:line="360" w:lineRule="auto"/>
        <w:ind w:firstLine="700"/>
        <w:rPr>
          <w:color w:val="000000" w:themeColor="text1"/>
          <w:sz w:val="24"/>
          <w:szCs w:val="24"/>
        </w:rPr>
      </w:pPr>
      <w:r w:rsidRPr="00F01C01">
        <w:rPr>
          <w:color w:val="000000" w:themeColor="text1"/>
          <w:sz w:val="24"/>
          <w:szCs w:val="24"/>
        </w:rPr>
        <w:t xml:space="preserve">Esta estrategia permite </w:t>
      </w:r>
      <w:r w:rsidR="00145236" w:rsidRPr="00F01C01">
        <w:rPr>
          <w:color w:val="000000" w:themeColor="text1"/>
          <w:sz w:val="24"/>
          <w:szCs w:val="24"/>
        </w:rPr>
        <w:t>reducir escenarios de riesgo y evitar la reproducción de las condiciones de riesgo preexistentes de áreas afectadas por el desastre.</w:t>
      </w:r>
      <w:r w:rsidRPr="00F01C01">
        <w:rPr>
          <w:color w:val="000000" w:themeColor="text1"/>
          <w:sz w:val="24"/>
          <w:szCs w:val="24"/>
        </w:rPr>
        <w:t xml:space="preserve"> </w:t>
      </w:r>
    </w:p>
    <w:p w14:paraId="53436358" w14:textId="77DD93C4" w:rsidR="00145236" w:rsidRPr="00F01C01" w:rsidRDefault="00145236" w:rsidP="007C5FB3">
      <w:pPr>
        <w:spacing w:after="0" w:line="360" w:lineRule="auto"/>
        <w:ind w:firstLine="700"/>
        <w:rPr>
          <w:color w:val="000000" w:themeColor="text1"/>
          <w:sz w:val="24"/>
          <w:szCs w:val="24"/>
        </w:rPr>
      </w:pPr>
      <w:r w:rsidRPr="00F01C01">
        <w:rPr>
          <w:color w:val="000000" w:themeColor="text1"/>
          <w:sz w:val="24"/>
          <w:szCs w:val="24"/>
        </w:rPr>
        <w:t xml:space="preserve">A continuación, la </w:t>
      </w:r>
      <w:r w:rsidR="009D654E" w:rsidRPr="00434105">
        <w:rPr>
          <w:b/>
          <w:bCs/>
          <w:color w:val="000000" w:themeColor="text1"/>
          <w:sz w:val="24"/>
          <w:szCs w:val="24"/>
        </w:rPr>
        <w:t>F</w:t>
      </w:r>
      <w:r w:rsidRPr="00434105">
        <w:rPr>
          <w:b/>
          <w:bCs/>
          <w:color w:val="000000" w:themeColor="text1"/>
          <w:sz w:val="24"/>
          <w:szCs w:val="24"/>
        </w:rPr>
        <w:t>igura 5</w:t>
      </w:r>
      <w:r w:rsidRPr="00F01C01">
        <w:rPr>
          <w:color w:val="000000" w:themeColor="text1"/>
          <w:sz w:val="24"/>
          <w:szCs w:val="24"/>
        </w:rPr>
        <w:t xml:space="preserve"> muestra </w:t>
      </w:r>
      <w:r w:rsidR="00B61D43" w:rsidRPr="00F01C01">
        <w:rPr>
          <w:color w:val="000000" w:themeColor="text1"/>
          <w:sz w:val="24"/>
          <w:szCs w:val="24"/>
        </w:rPr>
        <w:t>una</w:t>
      </w:r>
      <w:r w:rsidRPr="00F01C01">
        <w:rPr>
          <w:color w:val="000000" w:themeColor="text1"/>
          <w:sz w:val="24"/>
          <w:szCs w:val="24"/>
        </w:rPr>
        <w:t xml:space="preserve"> aproximación conceptual desde la gestión integral de la biodiversidad y sus servicios ecosistémicos para la gestión del riesgo de desastres y el cambio climático.</w:t>
      </w:r>
    </w:p>
    <w:bookmarkEnd w:id="28"/>
    <w:p w14:paraId="4EF98B3B" w14:textId="7F9DCE28" w:rsidR="00145236" w:rsidRPr="00F01C01" w:rsidRDefault="00AA1D83" w:rsidP="008A5F5E">
      <w:pPr>
        <w:spacing w:after="160" w:line="360" w:lineRule="auto"/>
        <w:ind w:firstLine="0"/>
        <w:jc w:val="center"/>
        <w:rPr>
          <w:color w:val="000000" w:themeColor="text1"/>
          <w:sz w:val="24"/>
          <w:szCs w:val="24"/>
        </w:rPr>
      </w:pPr>
      <w:ins w:id="29" w:author="Dorotea Cardona Hernandez" w:date="2022-10-06T11:22:00Z">
        <w:r>
          <w:rPr>
            <w:noProof/>
            <w:color w:val="000000" w:themeColor="text1"/>
            <w:sz w:val="24"/>
            <w:szCs w:val="24"/>
            <w:lang w:bidi="ar-SA"/>
          </w:rPr>
          <w:lastRenderedPageBreak/>
          <w:drawing>
            <wp:inline distT="0" distB="0" distL="0" distR="0" wp14:anchorId="7E5301D4" wp14:editId="52CF8E95">
              <wp:extent cx="5834380" cy="4700270"/>
              <wp:effectExtent l="0" t="0" r="0" b="508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4380" cy="4700270"/>
                      </a:xfrm>
                      <a:prstGeom prst="rect">
                        <a:avLst/>
                      </a:prstGeom>
                      <a:noFill/>
                    </pic:spPr>
                  </pic:pic>
                </a:graphicData>
              </a:graphic>
            </wp:inline>
          </w:drawing>
        </w:r>
      </w:ins>
      <w:del w:id="30" w:author="Dorotea Cardona Hernandez" w:date="2022-10-06T11:22:00Z">
        <w:r w:rsidR="00FF4132" w:rsidRPr="00F01C01" w:rsidDel="00AA1D83">
          <w:rPr>
            <w:noProof/>
            <w:color w:val="000000" w:themeColor="text1"/>
            <w:sz w:val="24"/>
            <w:szCs w:val="24"/>
            <w:lang w:bidi="ar-SA"/>
          </w:rPr>
          <w:drawing>
            <wp:inline distT="0" distB="0" distL="0" distR="0" wp14:anchorId="7B2F4BFC" wp14:editId="0E3A1562">
              <wp:extent cx="4953000" cy="4057650"/>
              <wp:effectExtent l="0" t="0" r="0" b="0"/>
              <wp:docPr id="11" name="Imagen 11" descr="Diapositiv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apositiva5"/>
                      <pic:cNvPicPr>
                        <a:picLocks noChangeAspect="1" noChangeArrowheads="1"/>
                      </pic:cNvPicPr>
                    </pic:nvPicPr>
                    <pic:blipFill>
                      <a:blip r:embed="rId15">
                        <a:extLst>
                          <a:ext uri="{28A0092B-C50C-407E-A947-70E740481C1C}">
                            <a14:useLocalDpi xmlns:a14="http://schemas.microsoft.com/office/drawing/2010/main" val="0"/>
                          </a:ext>
                        </a:extLst>
                      </a:blip>
                      <a:srcRect l="13390" r="17796"/>
                      <a:stretch>
                        <a:fillRect/>
                      </a:stretch>
                    </pic:blipFill>
                    <pic:spPr bwMode="auto">
                      <a:xfrm>
                        <a:off x="0" y="0"/>
                        <a:ext cx="4953000" cy="4057650"/>
                      </a:xfrm>
                      <a:prstGeom prst="rect">
                        <a:avLst/>
                      </a:prstGeom>
                      <a:noFill/>
                      <a:ln>
                        <a:noFill/>
                      </a:ln>
                    </pic:spPr>
                  </pic:pic>
                </a:graphicData>
              </a:graphic>
            </wp:inline>
          </w:drawing>
        </w:r>
      </w:del>
    </w:p>
    <w:p w14:paraId="4C73DC09" w14:textId="77777777" w:rsidR="00FF4132" w:rsidRPr="00F01C01" w:rsidRDefault="00FF4132" w:rsidP="00FF4132">
      <w:pPr>
        <w:spacing w:after="160" w:line="360" w:lineRule="auto"/>
        <w:ind w:firstLine="0"/>
        <w:rPr>
          <w:color w:val="000000" w:themeColor="text1"/>
          <w:sz w:val="24"/>
          <w:szCs w:val="24"/>
        </w:rPr>
      </w:pPr>
      <w:r w:rsidRPr="00F01C01">
        <w:rPr>
          <w:b/>
          <w:bCs/>
          <w:color w:val="000000" w:themeColor="text1"/>
          <w:sz w:val="24"/>
          <w:szCs w:val="24"/>
        </w:rPr>
        <w:t>Figura 5.</w:t>
      </w:r>
      <w:r w:rsidRPr="00F01C01">
        <w:rPr>
          <w:color w:val="000000" w:themeColor="text1"/>
          <w:sz w:val="24"/>
          <w:szCs w:val="24"/>
        </w:rPr>
        <w:t xml:space="preserve"> Aproximación conceptual desde la gestión integral de la biodiversidad y sus servicios ecosistémicos para la gestión del riesgo de desastres y el cambio climático en el alcance de un modelo territorial sostenible. Fuente: Elaboración propia.</w:t>
      </w:r>
    </w:p>
    <w:p w14:paraId="6B40DA5C" w14:textId="7273F27E" w:rsidR="00145236" w:rsidRPr="007E1F99" w:rsidRDefault="008D05F6" w:rsidP="007C5FB3">
      <w:pPr>
        <w:spacing w:before="240" w:after="200" w:line="360" w:lineRule="auto"/>
        <w:ind w:left="11" w:right="28" w:hanging="11"/>
        <w:rPr>
          <w:b/>
          <w:bCs/>
          <w:color w:val="C00000"/>
          <w:sz w:val="24"/>
          <w:szCs w:val="24"/>
        </w:rPr>
      </w:pPr>
      <w:r w:rsidRPr="007E1F99">
        <w:rPr>
          <w:b/>
          <w:bCs/>
          <w:color w:val="C00000"/>
          <w:sz w:val="24"/>
          <w:szCs w:val="24"/>
        </w:rPr>
        <w:t xml:space="preserve">4.  CONCLUSIONES </w:t>
      </w:r>
    </w:p>
    <w:p w14:paraId="2144F56C" w14:textId="39E4F66C" w:rsidR="0053769B" w:rsidRPr="00F01C01" w:rsidRDefault="0053769B" w:rsidP="007C5FB3">
      <w:pPr>
        <w:spacing w:after="0" w:line="360" w:lineRule="auto"/>
        <w:ind w:left="11" w:right="28" w:firstLine="0"/>
        <w:rPr>
          <w:color w:val="000000" w:themeColor="text1"/>
          <w:sz w:val="24"/>
          <w:szCs w:val="24"/>
        </w:rPr>
      </w:pPr>
      <w:bookmarkStart w:id="31" w:name="_Hlk89419830"/>
      <w:r w:rsidRPr="00F01C01">
        <w:rPr>
          <w:color w:val="000000" w:themeColor="text1"/>
          <w:sz w:val="24"/>
          <w:szCs w:val="24"/>
        </w:rPr>
        <w:t xml:space="preserve">Las políticas de biodiversidad y servicios ecosistémicos, </w:t>
      </w:r>
      <w:r w:rsidR="00D378A9">
        <w:rPr>
          <w:color w:val="000000" w:themeColor="text1"/>
          <w:sz w:val="24"/>
          <w:szCs w:val="24"/>
        </w:rPr>
        <w:t xml:space="preserve">de </w:t>
      </w:r>
      <w:r w:rsidRPr="00F01C01">
        <w:rPr>
          <w:color w:val="000000" w:themeColor="text1"/>
          <w:sz w:val="24"/>
          <w:szCs w:val="24"/>
        </w:rPr>
        <w:t xml:space="preserve">riesgo </w:t>
      </w:r>
      <w:r w:rsidR="00BD509E" w:rsidRPr="00F01C01">
        <w:rPr>
          <w:color w:val="000000" w:themeColor="text1"/>
          <w:sz w:val="24"/>
          <w:szCs w:val="24"/>
        </w:rPr>
        <w:t>de desastres</w:t>
      </w:r>
      <w:r w:rsidR="00D378A9">
        <w:rPr>
          <w:color w:val="000000" w:themeColor="text1"/>
          <w:sz w:val="24"/>
          <w:szCs w:val="24"/>
        </w:rPr>
        <w:t>,</w:t>
      </w:r>
      <w:r w:rsidR="00BD509E" w:rsidRPr="00F01C01">
        <w:rPr>
          <w:color w:val="000000" w:themeColor="text1"/>
          <w:sz w:val="24"/>
          <w:szCs w:val="24"/>
        </w:rPr>
        <w:t xml:space="preserve"> </w:t>
      </w:r>
      <w:r w:rsidRPr="00F01C01">
        <w:rPr>
          <w:color w:val="000000" w:themeColor="text1"/>
          <w:sz w:val="24"/>
          <w:szCs w:val="24"/>
        </w:rPr>
        <w:t xml:space="preserve">y </w:t>
      </w:r>
      <w:r w:rsidR="00D378A9">
        <w:rPr>
          <w:color w:val="000000" w:themeColor="text1"/>
          <w:sz w:val="24"/>
          <w:szCs w:val="24"/>
        </w:rPr>
        <w:t xml:space="preserve">de </w:t>
      </w:r>
      <w:r w:rsidRPr="00F01C01">
        <w:rPr>
          <w:color w:val="000000" w:themeColor="text1"/>
          <w:sz w:val="24"/>
          <w:szCs w:val="24"/>
        </w:rPr>
        <w:t xml:space="preserve">cambio climático coinciden en buscar a través de su gestión la sostenibilidad del territorio, el bienestar del ser humano y el aumento de la resiliencia, a la vez que responden a </w:t>
      </w:r>
      <w:r w:rsidRPr="00F01C01">
        <w:rPr>
          <w:color w:val="000000" w:themeColor="text1"/>
          <w:sz w:val="24"/>
          <w:szCs w:val="24"/>
        </w:rPr>
        <w:lastRenderedPageBreak/>
        <w:t>compromisos internacionales y precisan su articulación desde la base natural a través de las SbN.</w:t>
      </w:r>
    </w:p>
    <w:p w14:paraId="11ECA6A5" w14:textId="2F3095CA" w:rsidR="0053769B" w:rsidRPr="00F01C01" w:rsidRDefault="0053769B" w:rsidP="007C5FB3">
      <w:pPr>
        <w:spacing w:after="0" w:line="360" w:lineRule="auto"/>
        <w:ind w:left="11" w:right="28" w:firstLine="700"/>
        <w:rPr>
          <w:color w:val="000000" w:themeColor="text1"/>
          <w:sz w:val="24"/>
          <w:szCs w:val="24"/>
        </w:rPr>
      </w:pPr>
      <w:r w:rsidRPr="00F01C01">
        <w:rPr>
          <w:color w:val="000000" w:themeColor="text1"/>
          <w:sz w:val="24"/>
          <w:szCs w:val="24"/>
        </w:rPr>
        <w:t>La biodiversidad y sus servicios ecosistémicos aporta</w:t>
      </w:r>
      <w:r w:rsidR="00BD509E" w:rsidRPr="00F01C01">
        <w:rPr>
          <w:color w:val="000000" w:themeColor="text1"/>
          <w:sz w:val="24"/>
          <w:szCs w:val="24"/>
        </w:rPr>
        <w:t>n</w:t>
      </w:r>
      <w:r w:rsidRPr="00F01C01">
        <w:rPr>
          <w:color w:val="000000" w:themeColor="text1"/>
          <w:sz w:val="24"/>
          <w:szCs w:val="24"/>
        </w:rPr>
        <w:t xml:space="preserve"> a la gestión del riesgo </w:t>
      </w:r>
      <w:r w:rsidR="00BD509E" w:rsidRPr="00F01C01">
        <w:rPr>
          <w:color w:val="000000" w:themeColor="text1"/>
          <w:sz w:val="24"/>
          <w:szCs w:val="24"/>
        </w:rPr>
        <w:t xml:space="preserve">de desastres </w:t>
      </w:r>
      <w:r w:rsidRPr="00F01C01">
        <w:rPr>
          <w:color w:val="000000" w:themeColor="text1"/>
          <w:sz w:val="24"/>
          <w:szCs w:val="24"/>
        </w:rPr>
        <w:t xml:space="preserve">y el cambio climático a través de dos rutas: i) </w:t>
      </w:r>
      <w:r w:rsidR="00BD509E" w:rsidRPr="00F01C01">
        <w:rPr>
          <w:color w:val="000000" w:themeColor="text1"/>
          <w:sz w:val="24"/>
          <w:szCs w:val="24"/>
        </w:rPr>
        <w:t>m</w:t>
      </w:r>
      <w:r w:rsidRPr="00F01C01">
        <w:rPr>
          <w:color w:val="000000" w:themeColor="text1"/>
          <w:sz w:val="24"/>
          <w:szCs w:val="24"/>
        </w:rPr>
        <w:t>ediante la identificación de la BDSE como conjunto vulnerable susceptible de ser impactado negativamente</w:t>
      </w:r>
      <w:r w:rsidR="00B61D43" w:rsidRPr="00F01C01">
        <w:rPr>
          <w:color w:val="000000" w:themeColor="text1"/>
          <w:sz w:val="24"/>
          <w:szCs w:val="24"/>
        </w:rPr>
        <w:t>,</w:t>
      </w:r>
      <w:r w:rsidRPr="00F01C01">
        <w:rPr>
          <w:color w:val="000000" w:themeColor="text1"/>
          <w:sz w:val="24"/>
          <w:szCs w:val="24"/>
        </w:rPr>
        <w:t xml:space="preserve"> y ii) mediante el reconocimiento de la naturaleza como atenuador de riesgos e impactos.</w:t>
      </w:r>
    </w:p>
    <w:p w14:paraId="2A877ACD" w14:textId="33821E86" w:rsidR="0053769B" w:rsidRPr="00F01C01" w:rsidRDefault="0053769B" w:rsidP="007C5FB3">
      <w:pPr>
        <w:spacing w:after="0" w:line="360" w:lineRule="auto"/>
        <w:ind w:left="11" w:right="28" w:firstLine="700"/>
        <w:rPr>
          <w:color w:val="000000" w:themeColor="text1"/>
          <w:sz w:val="24"/>
          <w:szCs w:val="24"/>
        </w:rPr>
      </w:pPr>
      <w:r w:rsidRPr="00F01C01">
        <w:rPr>
          <w:color w:val="000000" w:themeColor="text1"/>
          <w:sz w:val="24"/>
          <w:szCs w:val="24"/>
        </w:rPr>
        <w:t>La biodiversidad y sus servicios ecosistémicos han sido afectados por desastres de distinta índole</w:t>
      </w:r>
      <w:r w:rsidR="00B61D43" w:rsidRPr="00F01C01">
        <w:rPr>
          <w:color w:val="000000" w:themeColor="text1"/>
          <w:sz w:val="24"/>
          <w:szCs w:val="24"/>
        </w:rPr>
        <w:t>. A</w:t>
      </w:r>
      <w:r w:rsidRPr="00F01C01">
        <w:rPr>
          <w:color w:val="000000" w:themeColor="text1"/>
          <w:sz w:val="24"/>
          <w:szCs w:val="24"/>
        </w:rPr>
        <w:t>lgunos promovidos por la relación que tienen los motores</w:t>
      </w:r>
      <w:r w:rsidR="0010717F" w:rsidRPr="00F01C01">
        <w:rPr>
          <w:color w:val="000000" w:themeColor="text1"/>
          <w:sz w:val="24"/>
          <w:szCs w:val="24"/>
        </w:rPr>
        <w:t xml:space="preserve"> indirectos</w:t>
      </w:r>
      <w:r w:rsidRPr="00F01C01">
        <w:rPr>
          <w:color w:val="000000" w:themeColor="text1"/>
          <w:sz w:val="24"/>
          <w:szCs w:val="24"/>
        </w:rPr>
        <w:t xml:space="preserve"> de transformación de la biodiversidad con las amenazas, lo que permite identificar escenarios de riesgo sobre la biodiversidad y sus servicios ecosistémicos como conjunto vulnerable</w:t>
      </w:r>
      <w:r w:rsidR="00CD6C98" w:rsidRPr="00F01C01">
        <w:rPr>
          <w:color w:val="000000" w:themeColor="text1"/>
          <w:sz w:val="24"/>
          <w:szCs w:val="24"/>
        </w:rPr>
        <w:t>,</w:t>
      </w:r>
      <w:r w:rsidRPr="00F01C01">
        <w:rPr>
          <w:color w:val="000000" w:themeColor="text1"/>
          <w:sz w:val="24"/>
          <w:szCs w:val="24"/>
        </w:rPr>
        <w:t xml:space="preserve"> lo que repercute en la disminución y pérdida de su capacidad de prestar bienestar a la humanidad.</w:t>
      </w:r>
    </w:p>
    <w:p w14:paraId="47FA43F7" w14:textId="711F387E" w:rsidR="00933738" w:rsidRPr="00F01C01" w:rsidRDefault="00933738" w:rsidP="00D378A9">
      <w:pPr>
        <w:spacing w:after="0" w:line="360" w:lineRule="auto"/>
        <w:ind w:left="11" w:right="28" w:firstLine="709"/>
        <w:rPr>
          <w:color w:val="000000" w:themeColor="text1"/>
          <w:sz w:val="24"/>
          <w:szCs w:val="24"/>
        </w:rPr>
      </w:pPr>
      <w:r w:rsidRPr="00F01C01">
        <w:rPr>
          <w:color w:val="000000" w:themeColor="text1"/>
          <w:sz w:val="24"/>
          <w:szCs w:val="24"/>
        </w:rPr>
        <w:t>En la actualidad la gestión del riesgo se centra en el restablecimiento de las condiciones normales para la población humana</w:t>
      </w:r>
      <w:r w:rsidR="00B61D43" w:rsidRPr="00F01C01">
        <w:rPr>
          <w:color w:val="000000" w:themeColor="text1"/>
          <w:sz w:val="24"/>
          <w:szCs w:val="24"/>
        </w:rPr>
        <w:t>;</w:t>
      </w:r>
      <w:r w:rsidRPr="00F01C01">
        <w:rPr>
          <w:color w:val="000000" w:themeColor="text1"/>
          <w:sz w:val="24"/>
          <w:szCs w:val="24"/>
        </w:rPr>
        <w:t xml:space="preserve"> </w:t>
      </w:r>
      <w:r w:rsidR="00040117" w:rsidRPr="00F01C01">
        <w:rPr>
          <w:color w:val="000000" w:themeColor="text1"/>
          <w:sz w:val="24"/>
          <w:szCs w:val="24"/>
        </w:rPr>
        <w:t>sin embargo,</w:t>
      </w:r>
      <w:r w:rsidR="00BD509E" w:rsidRPr="00F01C01">
        <w:rPr>
          <w:color w:val="000000" w:themeColor="text1"/>
          <w:sz w:val="24"/>
          <w:szCs w:val="24"/>
        </w:rPr>
        <w:t xml:space="preserve"> </w:t>
      </w:r>
      <w:r w:rsidRPr="00F01C01">
        <w:rPr>
          <w:color w:val="000000" w:themeColor="text1"/>
          <w:sz w:val="24"/>
          <w:szCs w:val="24"/>
        </w:rPr>
        <w:t>la recuperación de las comunidades bióticas de importancia para mantener los sistemas naturales y su sostenibilidad para el bienestar de la población humana afectada</w:t>
      </w:r>
      <w:r w:rsidR="00BD509E" w:rsidRPr="00F01C01">
        <w:rPr>
          <w:color w:val="000000" w:themeColor="text1"/>
          <w:sz w:val="24"/>
          <w:szCs w:val="24"/>
        </w:rPr>
        <w:t>,</w:t>
      </w:r>
      <w:r w:rsidRPr="00F01C01">
        <w:rPr>
          <w:color w:val="000000" w:themeColor="text1"/>
          <w:sz w:val="24"/>
          <w:szCs w:val="24"/>
        </w:rPr>
        <w:t xml:space="preserve"> se hace cada vez más relevante.</w:t>
      </w:r>
    </w:p>
    <w:p w14:paraId="5F8E33CE" w14:textId="17E45174" w:rsidR="0053769B" w:rsidRPr="00F01C01" w:rsidRDefault="0053769B" w:rsidP="007C5FB3">
      <w:pPr>
        <w:spacing w:after="0" w:line="360" w:lineRule="auto"/>
        <w:ind w:left="11" w:right="28" w:firstLine="700"/>
        <w:rPr>
          <w:color w:val="000000" w:themeColor="text1"/>
          <w:sz w:val="24"/>
          <w:szCs w:val="24"/>
        </w:rPr>
      </w:pPr>
      <w:r w:rsidRPr="00F01C01">
        <w:rPr>
          <w:color w:val="000000" w:themeColor="text1"/>
          <w:sz w:val="24"/>
          <w:szCs w:val="24"/>
        </w:rPr>
        <w:t>La identificación de la biodiversidad y sus servicios ecosistémicos como atenuador de riesgos e impactos propone reducir el riesgo de desastres desde las acciones prospectivas (evitar la generación de escenarios de riesgo) y correctivas (restauración ecológica para la recuperación de servicios ecosistémicos de regulación de riesgos).</w:t>
      </w:r>
    </w:p>
    <w:tbl>
      <w:tblPr>
        <w:tblStyle w:val="Tablaconcuadrcula"/>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8854"/>
      </w:tblGrid>
      <w:tr w:rsidR="0036058F" w:rsidRPr="00F01C01" w14:paraId="3F9A2F7A" w14:textId="77777777" w:rsidTr="007E1F99">
        <w:tc>
          <w:tcPr>
            <w:tcW w:w="8854" w:type="dxa"/>
            <w:shd w:val="clear" w:color="auto" w:fill="FFF2CC" w:themeFill="accent4" w:themeFillTint="33"/>
          </w:tcPr>
          <w:p w14:paraId="07D695A5" w14:textId="297322C3" w:rsidR="007E1F99" w:rsidRPr="007E1F99" w:rsidRDefault="007E1F99" w:rsidP="007E1F99">
            <w:pPr>
              <w:pStyle w:val="Sinespaciado"/>
              <w:spacing w:line="360" w:lineRule="auto"/>
              <w:rPr>
                <w:rFonts w:ascii="Times New Roman" w:hAnsi="Times New Roman" w:cs="Times New Roman"/>
                <w:b/>
                <w:color w:val="5E5E5E"/>
                <w:lang w:val="es-ES"/>
              </w:rPr>
            </w:pPr>
            <w:r w:rsidRPr="007E1F99">
              <w:rPr>
                <w:rFonts w:ascii="Times New Roman" w:hAnsi="Times New Roman" w:cs="Times New Roman"/>
                <w:b/>
                <w:color w:val="5E5E5E"/>
                <w:lang w:val="es-ES"/>
              </w:rPr>
              <w:t>PUNTOS CLAVE</w:t>
            </w:r>
          </w:p>
          <w:p w14:paraId="50537242" w14:textId="61141096" w:rsidR="0009689D" w:rsidRPr="00F01C01" w:rsidRDefault="0009689D" w:rsidP="004E04FC">
            <w:pPr>
              <w:pStyle w:val="Prrafodelista"/>
              <w:numPr>
                <w:ilvl w:val="0"/>
                <w:numId w:val="15"/>
              </w:numPr>
              <w:spacing w:after="160" w:line="360" w:lineRule="auto"/>
              <w:ind w:left="728" w:right="28" w:hanging="425"/>
              <w:rPr>
                <w:color w:val="000000" w:themeColor="text1"/>
                <w:sz w:val="24"/>
                <w:szCs w:val="24"/>
              </w:rPr>
            </w:pPr>
            <w:r w:rsidRPr="00F01C01">
              <w:rPr>
                <w:color w:val="000000" w:themeColor="text1"/>
                <w:sz w:val="24"/>
                <w:szCs w:val="24"/>
              </w:rPr>
              <w:t>La restauración ecológica se configura como una estrategia práctica de reducción del riesgo y de manejo de desastres con las cual se busca reducir la vulnerabilidad y restablecer los procesos ecológicos garantizando la sostenibilidad de la intervención post evento</w:t>
            </w:r>
            <w:r w:rsidR="00B61D43" w:rsidRPr="00F01C01">
              <w:rPr>
                <w:color w:val="000000" w:themeColor="text1"/>
                <w:sz w:val="24"/>
                <w:szCs w:val="24"/>
              </w:rPr>
              <w:t>,</w:t>
            </w:r>
            <w:r w:rsidRPr="00F01C01">
              <w:rPr>
                <w:color w:val="000000" w:themeColor="text1"/>
                <w:sz w:val="24"/>
                <w:szCs w:val="24"/>
              </w:rPr>
              <w:t xml:space="preserve"> además de evitar la reproducción de las condiciones de riesgo preexistentes del área afectada.</w:t>
            </w:r>
          </w:p>
          <w:p w14:paraId="2C5320D9" w14:textId="0FBF4355" w:rsidR="0009689D" w:rsidRPr="00F01C01" w:rsidRDefault="0009689D" w:rsidP="004E04FC">
            <w:pPr>
              <w:pStyle w:val="Prrafodelista"/>
              <w:numPr>
                <w:ilvl w:val="0"/>
                <w:numId w:val="15"/>
              </w:numPr>
              <w:spacing w:after="160" w:line="360" w:lineRule="auto"/>
              <w:ind w:left="728" w:right="28" w:hanging="425"/>
              <w:rPr>
                <w:color w:val="000000" w:themeColor="text1"/>
                <w:sz w:val="24"/>
                <w:szCs w:val="24"/>
              </w:rPr>
            </w:pPr>
            <w:r w:rsidRPr="00F01C01">
              <w:rPr>
                <w:color w:val="000000" w:themeColor="text1"/>
                <w:sz w:val="24"/>
                <w:szCs w:val="24"/>
              </w:rPr>
              <w:lastRenderedPageBreak/>
              <w:t xml:space="preserve">La promoción de ecosistemas saludables </w:t>
            </w:r>
            <w:r w:rsidR="00B61D43" w:rsidRPr="00F01C01">
              <w:rPr>
                <w:color w:val="000000" w:themeColor="text1"/>
                <w:sz w:val="24"/>
                <w:szCs w:val="24"/>
              </w:rPr>
              <w:t>es una</w:t>
            </w:r>
            <w:r w:rsidRPr="00F01C01">
              <w:rPr>
                <w:color w:val="000000" w:themeColor="text1"/>
                <w:sz w:val="24"/>
                <w:szCs w:val="24"/>
              </w:rPr>
              <w:t xml:space="preserve"> estrategia para reducir la exposición y vulnerabilidad a través de la mitigación de </w:t>
            </w:r>
            <w:r w:rsidR="00CD6C98" w:rsidRPr="00F01C01">
              <w:rPr>
                <w:color w:val="000000" w:themeColor="text1"/>
                <w:sz w:val="24"/>
                <w:szCs w:val="24"/>
              </w:rPr>
              <w:t>amenazas</w:t>
            </w:r>
            <w:r w:rsidRPr="00F01C01">
              <w:rPr>
                <w:color w:val="000000" w:themeColor="text1"/>
                <w:sz w:val="24"/>
                <w:szCs w:val="24"/>
              </w:rPr>
              <w:t xml:space="preserve"> o la regulación, así como la mejora de las capacidades de subsistencia y resiliencia.</w:t>
            </w:r>
          </w:p>
          <w:p w14:paraId="0D2AD781" w14:textId="366241CD" w:rsidR="0009689D" w:rsidRPr="00F01C01" w:rsidRDefault="0009689D" w:rsidP="004E04FC">
            <w:pPr>
              <w:pStyle w:val="Prrafodelista"/>
              <w:numPr>
                <w:ilvl w:val="0"/>
                <w:numId w:val="15"/>
              </w:numPr>
              <w:spacing w:after="160" w:line="360" w:lineRule="auto"/>
              <w:ind w:left="728" w:right="28" w:hanging="425"/>
              <w:rPr>
                <w:color w:val="000000" w:themeColor="text1"/>
                <w:sz w:val="24"/>
                <w:szCs w:val="24"/>
              </w:rPr>
            </w:pPr>
            <w:r w:rsidRPr="00F01C01">
              <w:rPr>
                <w:color w:val="000000" w:themeColor="text1"/>
                <w:sz w:val="24"/>
                <w:szCs w:val="24"/>
              </w:rPr>
              <w:t>Desde el enfoque de SbN el análisis de riesgos incorpora la biodiversidad y sus servicios ecosistémicos como pilar para la reducción del riesgo de desastres y aumento de la resiliencia frente al cambio climático mediante la propuesta de integración de áreas específicas a los planes de ordenamiento territorial, al ordenamiento de cuencas hidrográficas</w:t>
            </w:r>
            <w:r w:rsidR="00B61D43" w:rsidRPr="00F01C01">
              <w:rPr>
                <w:color w:val="000000" w:themeColor="text1"/>
                <w:sz w:val="24"/>
                <w:szCs w:val="24"/>
              </w:rPr>
              <w:t>,</w:t>
            </w:r>
            <w:r w:rsidRPr="00F01C01">
              <w:rPr>
                <w:color w:val="000000" w:themeColor="text1"/>
                <w:sz w:val="24"/>
                <w:szCs w:val="24"/>
              </w:rPr>
              <w:t xml:space="preserve"> y en los modelos de desarrollo socioeconómico sostenible </w:t>
            </w:r>
            <w:r w:rsidR="00B61D43" w:rsidRPr="00F01C01">
              <w:rPr>
                <w:color w:val="000000" w:themeColor="text1"/>
                <w:sz w:val="24"/>
                <w:szCs w:val="24"/>
              </w:rPr>
              <w:t>m</w:t>
            </w:r>
            <w:r w:rsidRPr="00F01C01">
              <w:rPr>
                <w:color w:val="000000" w:themeColor="text1"/>
                <w:sz w:val="24"/>
                <w:szCs w:val="24"/>
              </w:rPr>
              <w:t>ejor adaptados al cambio climático y los ecosistemas.</w:t>
            </w:r>
          </w:p>
        </w:tc>
      </w:tr>
      <w:bookmarkEnd w:id="31"/>
    </w:tbl>
    <w:p w14:paraId="3578330D" w14:textId="77777777" w:rsidR="0009689D" w:rsidRPr="00F01C01" w:rsidRDefault="0009689D">
      <w:pPr>
        <w:spacing w:line="246" w:lineRule="auto"/>
        <w:ind w:firstLine="0"/>
        <w:rPr>
          <w:color w:val="000000" w:themeColor="text1"/>
          <w:sz w:val="24"/>
          <w:szCs w:val="24"/>
        </w:rPr>
      </w:pPr>
    </w:p>
    <w:tbl>
      <w:tblPr>
        <w:tblStyle w:val="Tablaconcuadrcula"/>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2EFD9" w:themeFill="accent6" w:themeFillTint="33"/>
        <w:tblLook w:val="04A0" w:firstRow="1" w:lastRow="0" w:firstColumn="1" w:lastColumn="0" w:noHBand="0" w:noVBand="1"/>
      </w:tblPr>
      <w:tblGrid>
        <w:gridCol w:w="8854"/>
      </w:tblGrid>
      <w:tr w:rsidR="00A474CB" w:rsidRPr="00F01C01" w14:paraId="754B2C5D" w14:textId="77777777" w:rsidTr="007E1F99">
        <w:tc>
          <w:tcPr>
            <w:tcW w:w="8854" w:type="dxa"/>
            <w:shd w:val="clear" w:color="auto" w:fill="E2EFD9" w:themeFill="accent6" w:themeFillTint="33"/>
          </w:tcPr>
          <w:p w14:paraId="2850DAD7" w14:textId="6E0AF2DF" w:rsidR="0009689D" w:rsidRPr="00F01C01" w:rsidRDefault="007E1F99" w:rsidP="0009689D">
            <w:pPr>
              <w:spacing w:after="160" w:line="360" w:lineRule="auto"/>
              <w:ind w:left="22" w:right="28" w:hanging="11"/>
              <w:rPr>
                <w:b/>
                <w:bCs/>
                <w:color w:val="000000" w:themeColor="text1"/>
                <w:sz w:val="24"/>
                <w:szCs w:val="24"/>
              </w:rPr>
            </w:pPr>
            <w:r w:rsidRPr="00F01C01">
              <w:rPr>
                <w:b/>
                <w:bCs/>
                <w:color w:val="000000" w:themeColor="text1"/>
                <w:sz w:val="24"/>
                <w:szCs w:val="24"/>
              </w:rPr>
              <w:t>RECOMENDACIONES</w:t>
            </w:r>
            <w:r>
              <w:rPr>
                <w:b/>
                <w:bCs/>
                <w:color w:val="000000" w:themeColor="text1"/>
                <w:sz w:val="24"/>
                <w:szCs w:val="24"/>
              </w:rPr>
              <w:t xml:space="preserve"> PARA</w:t>
            </w:r>
            <w:r w:rsidRPr="00F01C01">
              <w:rPr>
                <w:b/>
                <w:bCs/>
                <w:color w:val="000000" w:themeColor="text1"/>
                <w:sz w:val="24"/>
                <w:szCs w:val="24"/>
              </w:rPr>
              <w:t xml:space="preserve"> TOMA</w:t>
            </w:r>
            <w:r>
              <w:rPr>
                <w:b/>
                <w:bCs/>
                <w:color w:val="000000" w:themeColor="text1"/>
                <w:sz w:val="24"/>
                <w:szCs w:val="24"/>
              </w:rPr>
              <w:t>R</w:t>
            </w:r>
            <w:r w:rsidRPr="00F01C01">
              <w:rPr>
                <w:b/>
                <w:bCs/>
                <w:color w:val="000000" w:themeColor="text1"/>
                <w:sz w:val="24"/>
                <w:szCs w:val="24"/>
              </w:rPr>
              <w:t xml:space="preserve"> DECISI</w:t>
            </w:r>
            <w:r>
              <w:rPr>
                <w:b/>
                <w:bCs/>
                <w:color w:val="000000" w:themeColor="text1"/>
                <w:sz w:val="24"/>
                <w:szCs w:val="24"/>
              </w:rPr>
              <w:t>ONES</w:t>
            </w:r>
          </w:p>
          <w:p w14:paraId="368DB450" w14:textId="6EA38C2A" w:rsidR="0009689D" w:rsidRPr="007E1F99" w:rsidRDefault="0009689D" w:rsidP="007E1F99">
            <w:pPr>
              <w:spacing w:after="160" w:line="360" w:lineRule="auto"/>
              <w:ind w:right="28"/>
              <w:rPr>
                <w:color w:val="000000" w:themeColor="text1"/>
              </w:rPr>
            </w:pPr>
            <w:r w:rsidRPr="007E1F99">
              <w:rPr>
                <w:color w:val="000000" w:themeColor="text1"/>
                <w:sz w:val="24"/>
                <w:szCs w:val="24"/>
              </w:rPr>
              <w:t xml:space="preserve">Desarrollar estrategias bajo el enfoque de SbN </w:t>
            </w:r>
            <w:r w:rsidR="006976F8" w:rsidRPr="007E1F99">
              <w:rPr>
                <w:color w:val="000000" w:themeColor="text1"/>
                <w:sz w:val="24"/>
                <w:szCs w:val="24"/>
              </w:rPr>
              <w:t xml:space="preserve">ya que estas </w:t>
            </w:r>
            <w:r w:rsidRPr="007E1F99">
              <w:rPr>
                <w:color w:val="000000" w:themeColor="text1"/>
                <w:sz w:val="24"/>
                <w:szCs w:val="24"/>
              </w:rPr>
              <w:t>acciones articulan propósitos en torno a</w:t>
            </w:r>
            <w:r w:rsidR="006976F8" w:rsidRPr="007E1F99">
              <w:rPr>
                <w:color w:val="000000" w:themeColor="text1"/>
                <w:sz w:val="24"/>
                <w:szCs w:val="24"/>
              </w:rPr>
              <w:t xml:space="preserve"> </w:t>
            </w:r>
            <w:r w:rsidRPr="007E1F99">
              <w:rPr>
                <w:color w:val="000000" w:themeColor="text1"/>
                <w:sz w:val="24"/>
                <w:szCs w:val="24"/>
              </w:rPr>
              <w:t xml:space="preserve">la gestión del riesgo, </w:t>
            </w:r>
            <w:r w:rsidR="006976F8" w:rsidRPr="007E1F99">
              <w:rPr>
                <w:color w:val="000000" w:themeColor="text1"/>
                <w:sz w:val="24"/>
                <w:szCs w:val="24"/>
              </w:rPr>
              <w:t xml:space="preserve">el </w:t>
            </w:r>
            <w:r w:rsidRPr="007E1F99">
              <w:rPr>
                <w:color w:val="000000" w:themeColor="text1"/>
                <w:sz w:val="24"/>
                <w:szCs w:val="24"/>
              </w:rPr>
              <w:t>cambio climático</w:t>
            </w:r>
            <w:r w:rsidR="00B61D43" w:rsidRPr="007E1F99">
              <w:rPr>
                <w:color w:val="000000" w:themeColor="text1"/>
                <w:sz w:val="24"/>
                <w:szCs w:val="24"/>
              </w:rPr>
              <w:t>,</w:t>
            </w:r>
            <w:r w:rsidRPr="007E1F99">
              <w:rPr>
                <w:color w:val="000000" w:themeColor="text1"/>
                <w:sz w:val="24"/>
                <w:szCs w:val="24"/>
              </w:rPr>
              <w:t xml:space="preserve"> y </w:t>
            </w:r>
            <w:r w:rsidR="006976F8" w:rsidRPr="007E1F99">
              <w:rPr>
                <w:color w:val="000000" w:themeColor="text1"/>
                <w:sz w:val="24"/>
                <w:szCs w:val="24"/>
              </w:rPr>
              <w:t xml:space="preserve">la </w:t>
            </w:r>
            <w:r w:rsidRPr="007E1F99">
              <w:rPr>
                <w:color w:val="000000" w:themeColor="text1"/>
                <w:sz w:val="24"/>
                <w:szCs w:val="24"/>
              </w:rPr>
              <w:t>protección de la biodiversidad</w:t>
            </w:r>
            <w:r w:rsidR="00B61D43" w:rsidRPr="007E1F99">
              <w:rPr>
                <w:color w:val="000000" w:themeColor="text1"/>
                <w:sz w:val="24"/>
                <w:szCs w:val="24"/>
              </w:rPr>
              <w:t>,</w:t>
            </w:r>
            <w:r w:rsidR="006976F8" w:rsidRPr="007E1F99">
              <w:rPr>
                <w:color w:val="000000" w:themeColor="text1"/>
                <w:sz w:val="24"/>
                <w:szCs w:val="24"/>
              </w:rPr>
              <w:t xml:space="preserve"> l</w:t>
            </w:r>
            <w:r w:rsidR="009A6C92" w:rsidRPr="007E1F99">
              <w:rPr>
                <w:color w:val="000000" w:themeColor="text1"/>
                <w:sz w:val="24"/>
                <w:szCs w:val="24"/>
              </w:rPr>
              <w:t>a</w:t>
            </w:r>
            <w:r w:rsidR="006976F8" w:rsidRPr="007E1F99">
              <w:rPr>
                <w:color w:val="000000" w:themeColor="text1"/>
                <w:sz w:val="24"/>
                <w:szCs w:val="24"/>
              </w:rPr>
              <w:t>s</w:t>
            </w:r>
            <w:r w:rsidR="009A6C92" w:rsidRPr="007E1F99">
              <w:rPr>
                <w:color w:val="000000" w:themeColor="text1"/>
                <w:sz w:val="24"/>
                <w:szCs w:val="24"/>
              </w:rPr>
              <w:t xml:space="preserve"> </w:t>
            </w:r>
            <w:r w:rsidR="006976F8" w:rsidRPr="007E1F99">
              <w:rPr>
                <w:color w:val="000000" w:themeColor="text1"/>
                <w:sz w:val="24"/>
                <w:szCs w:val="24"/>
              </w:rPr>
              <w:t>cuales</w:t>
            </w:r>
            <w:r w:rsidR="00F75533" w:rsidRPr="007E1F99">
              <w:rPr>
                <w:color w:val="000000" w:themeColor="text1"/>
                <w:sz w:val="24"/>
                <w:szCs w:val="24"/>
              </w:rPr>
              <w:t xml:space="preserve"> </w:t>
            </w:r>
            <w:r w:rsidR="006976F8" w:rsidRPr="007E1F99">
              <w:rPr>
                <w:color w:val="000000" w:themeColor="text1"/>
                <w:sz w:val="24"/>
                <w:szCs w:val="24"/>
              </w:rPr>
              <w:t>al incorpora</w:t>
            </w:r>
            <w:r w:rsidR="00B61D43" w:rsidRPr="007E1F99">
              <w:rPr>
                <w:color w:val="000000" w:themeColor="text1"/>
                <w:sz w:val="24"/>
                <w:szCs w:val="24"/>
              </w:rPr>
              <w:t>rse</w:t>
            </w:r>
            <w:r w:rsidR="006976F8" w:rsidRPr="007E1F99">
              <w:rPr>
                <w:color w:val="000000" w:themeColor="text1"/>
                <w:sz w:val="24"/>
                <w:szCs w:val="24"/>
              </w:rPr>
              <w:t xml:space="preserve"> en </w:t>
            </w:r>
            <w:r w:rsidRPr="007E1F99">
              <w:rPr>
                <w:color w:val="000000" w:themeColor="text1"/>
                <w:sz w:val="24"/>
                <w:szCs w:val="24"/>
              </w:rPr>
              <w:t>los instrumentos de planificación y ordenamiento ambiental del territorio</w:t>
            </w:r>
            <w:r w:rsidR="006976F8" w:rsidRPr="007E1F99">
              <w:rPr>
                <w:color w:val="000000" w:themeColor="text1"/>
                <w:sz w:val="24"/>
                <w:szCs w:val="24"/>
              </w:rPr>
              <w:t>,</w:t>
            </w:r>
            <w:r w:rsidRPr="007E1F99">
              <w:rPr>
                <w:color w:val="000000" w:themeColor="text1"/>
                <w:sz w:val="24"/>
                <w:szCs w:val="24"/>
              </w:rPr>
              <w:t xml:space="preserve"> facilitan a los entes territoriales y regionales el alcance indicadores mínimos de obligatorio cumplimento desde una misma acción.</w:t>
            </w:r>
          </w:p>
        </w:tc>
      </w:tr>
    </w:tbl>
    <w:p w14:paraId="0FC73663" w14:textId="59D61580" w:rsidR="0037190F" w:rsidRPr="007E1F99" w:rsidRDefault="008D05F6" w:rsidP="007C5FB3">
      <w:pPr>
        <w:pStyle w:val="Ttulo1"/>
        <w:keepNext w:val="0"/>
        <w:keepLines w:val="0"/>
        <w:spacing w:before="240" w:after="200" w:line="360" w:lineRule="auto"/>
        <w:ind w:left="0" w:right="28"/>
        <w:jc w:val="both"/>
        <w:rPr>
          <w:b w:val="0"/>
          <w:color w:val="C00000"/>
          <w:sz w:val="24"/>
          <w:szCs w:val="24"/>
          <w:lang w:val="es-CO"/>
        </w:rPr>
      </w:pPr>
      <w:bookmarkStart w:id="32" w:name="_heading=h.1t3h5sf" w:colFirst="0" w:colLast="0"/>
      <w:bookmarkEnd w:id="32"/>
      <w:r w:rsidRPr="007E1F99">
        <w:rPr>
          <w:color w:val="C00000"/>
          <w:sz w:val="24"/>
          <w:szCs w:val="24"/>
          <w:lang w:val="es-CO"/>
        </w:rPr>
        <w:t>5. MATERIALES Y MÉTODOS</w:t>
      </w:r>
    </w:p>
    <w:p w14:paraId="5EB87774" w14:textId="7B97653D" w:rsidR="00933738" w:rsidRPr="00F01C01" w:rsidRDefault="00933738" w:rsidP="00FF4132">
      <w:pPr>
        <w:spacing w:after="0" w:line="360" w:lineRule="auto"/>
        <w:ind w:left="11" w:right="28" w:firstLine="709"/>
        <w:rPr>
          <w:color w:val="000000" w:themeColor="text1"/>
          <w:sz w:val="24"/>
          <w:szCs w:val="24"/>
        </w:rPr>
      </w:pPr>
      <w:r w:rsidRPr="00F01C01">
        <w:rPr>
          <w:color w:val="000000" w:themeColor="text1"/>
          <w:sz w:val="24"/>
          <w:szCs w:val="24"/>
        </w:rPr>
        <w:t xml:space="preserve">Se revisaron </w:t>
      </w:r>
      <w:r w:rsidR="00410E62" w:rsidRPr="00F01C01">
        <w:rPr>
          <w:color w:val="000000" w:themeColor="text1"/>
          <w:sz w:val="24"/>
          <w:szCs w:val="24"/>
        </w:rPr>
        <w:t xml:space="preserve">sesenta y nueve </w:t>
      </w:r>
      <w:r w:rsidRPr="00F01C01">
        <w:rPr>
          <w:color w:val="000000" w:themeColor="text1"/>
          <w:sz w:val="24"/>
          <w:szCs w:val="24"/>
        </w:rPr>
        <w:t>documentos relaciona</w:t>
      </w:r>
      <w:r w:rsidR="004344F5" w:rsidRPr="00F01C01">
        <w:rPr>
          <w:color w:val="000000" w:themeColor="text1"/>
          <w:sz w:val="24"/>
          <w:szCs w:val="24"/>
        </w:rPr>
        <w:t>dos con: marcos internacionales</w:t>
      </w:r>
      <w:r w:rsidRPr="00F01C01">
        <w:rPr>
          <w:color w:val="000000" w:themeColor="text1"/>
          <w:sz w:val="24"/>
          <w:szCs w:val="24"/>
        </w:rPr>
        <w:t xml:space="preserve">, políticas públicas colombianas, estudios de caso, publicaciones científicas relacionadas con los temas de biodiversidad y servicios ecosistémicos, gestión del riesgo de desastres y cambio climático.  </w:t>
      </w:r>
    </w:p>
    <w:p w14:paraId="65CB77A7" w14:textId="28328EE2" w:rsidR="00933738" w:rsidRPr="00F01C01" w:rsidRDefault="00933738" w:rsidP="00FF4132">
      <w:pPr>
        <w:spacing w:after="0" w:line="360" w:lineRule="auto"/>
        <w:ind w:left="11" w:right="28" w:firstLine="709"/>
        <w:rPr>
          <w:color w:val="000000" w:themeColor="text1"/>
          <w:sz w:val="24"/>
          <w:szCs w:val="24"/>
        </w:rPr>
      </w:pPr>
      <w:r w:rsidRPr="00F01C01">
        <w:rPr>
          <w:color w:val="000000" w:themeColor="text1"/>
          <w:sz w:val="24"/>
          <w:szCs w:val="24"/>
        </w:rPr>
        <w:t xml:space="preserve">La estrategia de búsqueda se realizó mediante la consulta de palabras clave relacionadas con los temas objeto de estudio, en los motores de búsqueda de </w:t>
      </w:r>
      <w:r w:rsidR="00B61D43" w:rsidRPr="00F01C01">
        <w:rPr>
          <w:color w:val="000000" w:themeColor="text1"/>
          <w:sz w:val="24"/>
          <w:szCs w:val="24"/>
        </w:rPr>
        <w:t>G</w:t>
      </w:r>
      <w:r w:rsidRPr="00F01C01">
        <w:rPr>
          <w:color w:val="000000" w:themeColor="text1"/>
          <w:sz w:val="24"/>
          <w:szCs w:val="24"/>
        </w:rPr>
        <w:t>oogle</w:t>
      </w:r>
      <w:r w:rsidR="00B61D43" w:rsidRPr="00F01C01">
        <w:rPr>
          <w:color w:val="000000" w:themeColor="text1"/>
          <w:sz w:val="24"/>
          <w:szCs w:val="24"/>
        </w:rPr>
        <w:t>,</w:t>
      </w:r>
      <w:r w:rsidRPr="00F01C01">
        <w:rPr>
          <w:color w:val="000000" w:themeColor="text1"/>
          <w:sz w:val="24"/>
          <w:szCs w:val="24"/>
        </w:rPr>
        <w:t xml:space="preserve"> </w:t>
      </w:r>
      <w:r w:rsidR="00B61D43" w:rsidRPr="00F01C01">
        <w:rPr>
          <w:color w:val="000000" w:themeColor="text1"/>
          <w:sz w:val="24"/>
          <w:szCs w:val="24"/>
        </w:rPr>
        <w:t>G</w:t>
      </w:r>
      <w:r w:rsidRPr="00F01C01">
        <w:rPr>
          <w:color w:val="000000" w:themeColor="text1"/>
          <w:sz w:val="24"/>
          <w:szCs w:val="24"/>
        </w:rPr>
        <w:t xml:space="preserve">oogle </w:t>
      </w:r>
      <w:r w:rsidR="00B61D43" w:rsidRPr="00F01C01">
        <w:rPr>
          <w:color w:val="000000" w:themeColor="text1"/>
          <w:sz w:val="24"/>
          <w:szCs w:val="24"/>
        </w:rPr>
        <w:t>Académico</w:t>
      </w:r>
      <w:r w:rsidRPr="00F01C01">
        <w:rPr>
          <w:color w:val="000000" w:themeColor="text1"/>
          <w:sz w:val="24"/>
          <w:szCs w:val="24"/>
        </w:rPr>
        <w:t>, Redalyc, Elsevier, Springer</w:t>
      </w:r>
      <w:r w:rsidR="00B61D43" w:rsidRPr="00F01C01">
        <w:rPr>
          <w:color w:val="000000" w:themeColor="text1"/>
          <w:sz w:val="24"/>
          <w:szCs w:val="24"/>
        </w:rPr>
        <w:t xml:space="preserve">, y </w:t>
      </w:r>
      <w:r w:rsidRPr="00F01C01">
        <w:rPr>
          <w:color w:val="000000" w:themeColor="text1"/>
          <w:sz w:val="24"/>
          <w:szCs w:val="24"/>
        </w:rPr>
        <w:t xml:space="preserve">documentos físicos.  </w:t>
      </w:r>
    </w:p>
    <w:p w14:paraId="49BA2BB1" w14:textId="228D2EA3" w:rsidR="00933738" w:rsidRPr="00F01C01" w:rsidRDefault="00933738" w:rsidP="00FF4132">
      <w:pPr>
        <w:spacing w:after="0" w:line="360" w:lineRule="auto"/>
        <w:ind w:left="11" w:right="28" w:firstLine="709"/>
        <w:rPr>
          <w:color w:val="000000" w:themeColor="text1"/>
          <w:sz w:val="24"/>
          <w:szCs w:val="24"/>
        </w:rPr>
      </w:pPr>
      <w:r w:rsidRPr="00F01C01">
        <w:rPr>
          <w:color w:val="000000" w:themeColor="text1"/>
          <w:sz w:val="24"/>
          <w:szCs w:val="24"/>
        </w:rPr>
        <w:t xml:space="preserve">Se seleccionaron </w:t>
      </w:r>
      <w:r w:rsidR="004344F5" w:rsidRPr="00F01C01">
        <w:rPr>
          <w:color w:val="000000" w:themeColor="text1"/>
          <w:sz w:val="24"/>
          <w:szCs w:val="24"/>
        </w:rPr>
        <w:t>veintisiete</w:t>
      </w:r>
      <w:r w:rsidRPr="00F01C01">
        <w:rPr>
          <w:color w:val="000000" w:themeColor="text1"/>
          <w:sz w:val="24"/>
          <w:szCs w:val="24"/>
        </w:rPr>
        <w:t xml:space="preserve"> fuentes</w:t>
      </w:r>
      <w:r w:rsidR="00B61D43" w:rsidRPr="00F01C01">
        <w:rPr>
          <w:color w:val="000000" w:themeColor="text1"/>
          <w:sz w:val="24"/>
          <w:szCs w:val="24"/>
        </w:rPr>
        <w:t xml:space="preserve"> que</w:t>
      </w:r>
      <w:r w:rsidRPr="00F01C01">
        <w:rPr>
          <w:color w:val="000000" w:themeColor="text1"/>
          <w:sz w:val="24"/>
          <w:szCs w:val="24"/>
        </w:rPr>
        <w:t xml:space="preserve"> brindaron conceptos para desarrollar las rutas planteadas para </w:t>
      </w:r>
      <w:r w:rsidR="00B61D43" w:rsidRPr="00F01C01">
        <w:rPr>
          <w:color w:val="000000" w:themeColor="text1"/>
          <w:sz w:val="24"/>
          <w:szCs w:val="24"/>
        </w:rPr>
        <w:t>determinar</w:t>
      </w:r>
      <w:r w:rsidRPr="00F01C01">
        <w:rPr>
          <w:color w:val="000000" w:themeColor="text1"/>
          <w:sz w:val="24"/>
          <w:szCs w:val="24"/>
        </w:rPr>
        <w:t>: la BDSE como conjunto vulnerable</w:t>
      </w:r>
      <w:r w:rsidR="00B61D43" w:rsidRPr="00F01C01">
        <w:rPr>
          <w:color w:val="000000" w:themeColor="text1"/>
          <w:sz w:val="24"/>
          <w:szCs w:val="24"/>
        </w:rPr>
        <w:t>,</w:t>
      </w:r>
      <w:r w:rsidRPr="00F01C01">
        <w:rPr>
          <w:color w:val="000000" w:themeColor="text1"/>
          <w:sz w:val="24"/>
          <w:szCs w:val="24"/>
        </w:rPr>
        <w:t xml:space="preserve"> o como un conjunto </w:t>
      </w:r>
      <w:r w:rsidRPr="00F01C01">
        <w:rPr>
          <w:color w:val="000000" w:themeColor="text1"/>
          <w:sz w:val="24"/>
          <w:szCs w:val="24"/>
        </w:rPr>
        <w:lastRenderedPageBreak/>
        <w:t>atenuador de riesgos de desastres e impactos</w:t>
      </w:r>
      <w:r w:rsidR="00B61D43" w:rsidRPr="00F01C01">
        <w:rPr>
          <w:color w:val="000000" w:themeColor="text1"/>
          <w:sz w:val="24"/>
          <w:szCs w:val="24"/>
        </w:rPr>
        <w:t xml:space="preserve"> y para</w:t>
      </w:r>
      <w:r w:rsidRPr="00F01C01">
        <w:rPr>
          <w:color w:val="000000" w:themeColor="text1"/>
          <w:sz w:val="24"/>
          <w:szCs w:val="24"/>
        </w:rPr>
        <w:t xml:space="preserve"> identifica</w:t>
      </w:r>
      <w:r w:rsidR="00B61D43" w:rsidRPr="00F01C01">
        <w:rPr>
          <w:color w:val="000000" w:themeColor="text1"/>
          <w:sz w:val="24"/>
          <w:szCs w:val="24"/>
        </w:rPr>
        <w:t xml:space="preserve">r los </w:t>
      </w:r>
      <w:r w:rsidRPr="00F01C01">
        <w:rPr>
          <w:color w:val="000000" w:themeColor="text1"/>
          <w:sz w:val="24"/>
          <w:szCs w:val="24"/>
        </w:rPr>
        <w:t xml:space="preserve">elementos comunes que permitieran la articulación. </w:t>
      </w:r>
    </w:p>
    <w:p w14:paraId="062AFFF8" w14:textId="3D9A92F7" w:rsidR="00933738" w:rsidRPr="00F01C01" w:rsidRDefault="00933738" w:rsidP="00FF4132">
      <w:pPr>
        <w:spacing w:after="0" w:line="360" w:lineRule="auto"/>
        <w:ind w:left="11" w:right="28" w:firstLine="709"/>
        <w:rPr>
          <w:color w:val="000000" w:themeColor="text1"/>
          <w:sz w:val="24"/>
          <w:szCs w:val="24"/>
        </w:rPr>
      </w:pPr>
      <w:r w:rsidRPr="00F01C01">
        <w:rPr>
          <w:color w:val="000000" w:themeColor="text1"/>
          <w:sz w:val="24"/>
          <w:szCs w:val="24"/>
        </w:rPr>
        <w:t>Para el análisis de información se estructuraron las sinergias de los temas y con base en ellos identificaron los elementos de enlace que permitían incorporar la biodiversidad y sus servicios ecosistémicos en los procesos de la gestión del riesgo (conocimiento</w:t>
      </w:r>
      <w:r w:rsidR="00B61D43" w:rsidRPr="00F01C01">
        <w:rPr>
          <w:color w:val="000000" w:themeColor="text1"/>
          <w:sz w:val="24"/>
          <w:szCs w:val="24"/>
        </w:rPr>
        <w:t xml:space="preserve"> del riesgo</w:t>
      </w:r>
      <w:r w:rsidRPr="00F01C01">
        <w:rPr>
          <w:color w:val="000000" w:themeColor="text1"/>
          <w:sz w:val="24"/>
          <w:szCs w:val="24"/>
        </w:rPr>
        <w:t xml:space="preserve">, reducción </w:t>
      </w:r>
      <w:r w:rsidR="00B61D43" w:rsidRPr="00F01C01">
        <w:rPr>
          <w:color w:val="000000" w:themeColor="text1"/>
          <w:sz w:val="24"/>
          <w:szCs w:val="24"/>
        </w:rPr>
        <w:t xml:space="preserve">del riesgo </w:t>
      </w:r>
      <w:r w:rsidRPr="00F01C01">
        <w:rPr>
          <w:color w:val="000000" w:themeColor="text1"/>
          <w:sz w:val="24"/>
          <w:szCs w:val="24"/>
        </w:rPr>
        <w:t>y manejo</w:t>
      </w:r>
      <w:r w:rsidR="00B61D43" w:rsidRPr="00F01C01">
        <w:rPr>
          <w:color w:val="000000" w:themeColor="text1"/>
          <w:sz w:val="24"/>
          <w:szCs w:val="24"/>
        </w:rPr>
        <w:t xml:space="preserve"> de desastres</w:t>
      </w:r>
      <w:r w:rsidRPr="00F01C01">
        <w:rPr>
          <w:color w:val="000000" w:themeColor="text1"/>
          <w:sz w:val="24"/>
          <w:szCs w:val="24"/>
        </w:rPr>
        <w:t>) en escenarios exacerbados por cambio climático a partir del reconocimiento de resultados de los estudios de caso.</w:t>
      </w:r>
    </w:p>
    <w:p w14:paraId="1D5268FF" w14:textId="26DAC49C" w:rsidR="0037190F" w:rsidRPr="007E1F99" w:rsidRDefault="008D05F6" w:rsidP="007C5FB3">
      <w:pPr>
        <w:spacing w:before="240" w:after="200" w:line="360" w:lineRule="auto"/>
        <w:ind w:left="11" w:right="28" w:hanging="11"/>
        <w:rPr>
          <w:b/>
          <w:color w:val="C00000"/>
          <w:sz w:val="24"/>
          <w:szCs w:val="24"/>
        </w:rPr>
      </w:pPr>
      <w:r w:rsidRPr="007E1F99">
        <w:rPr>
          <w:b/>
          <w:color w:val="C00000"/>
          <w:sz w:val="24"/>
          <w:szCs w:val="24"/>
        </w:rPr>
        <w:t>CONFLICTO DE INTERESES</w:t>
      </w:r>
    </w:p>
    <w:p w14:paraId="0EFCA643" w14:textId="77777777" w:rsidR="00B0489E" w:rsidRPr="00F01C01" w:rsidRDefault="00B0489E" w:rsidP="00B0489E">
      <w:pPr>
        <w:spacing w:after="160" w:line="360" w:lineRule="auto"/>
        <w:rPr>
          <w:color w:val="000000" w:themeColor="text1"/>
          <w:sz w:val="24"/>
          <w:szCs w:val="24"/>
        </w:rPr>
      </w:pPr>
      <w:r w:rsidRPr="00F01C01">
        <w:rPr>
          <w:color w:val="000000" w:themeColor="text1"/>
          <w:sz w:val="24"/>
          <w:szCs w:val="24"/>
        </w:rPr>
        <w:t>La autora no declara conflicto de intereses.</w:t>
      </w:r>
    </w:p>
    <w:p w14:paraId="468857CD" w14:textId="77777777" w:rsidR="00A545BB" w:rsidRPr="007E1F99" w:rsidRDefault="00A545BB" w:rsidP="00A545BB">
      <w:pPr>
        <w:spacing w:after="160" w:line="360" w:lineRule="auto"/>
        <w:rPr>
          <w:b/>
          <w:color w:val="C00000"/>
          <w:sz w:val="24"/>
          <w:szCs w:val="24"/>
        </w:rPr>
      </w:pPr>
      <w:r w:rsidRPr="007E1F99">
        <w:rPr>
          <w:b/>
          <w:color w:val="C00000"/>
          <w:sz w:val="24"/>
          <w:szCs w:val="24"/>
        </w:rPr>
        <w:t>AGRADECIMIENTOS</w:t>
      </w:r>
    </w:p>
    <w:p w14:paraId="779D1AF4" w14:textId="22EE817F" w:rsidR="00A545BB" w:rsidRPr="00F01C01" w:rsidRDefault="00A545BB" w:rsidP="00A545BB">
      <w:pPr>
        <w:spacing w:after="0" w:line="360" w:lineRule="auto"/>
        <w:ind w:left="11" w:right="28" w:hanging="11"/>
        <w:rPr>
          <w:color w:val="000000" w:themeColor="text1"/>
          <w:sz w:val="24"/>
          <w:szCs w:val="24"/>
        </w:rPr>
      </w:pPr>
      <w:r w:rsidRPr="00F01C01">
        <w:rPr>
          <w:color w:val="000000" w:themeColor="text1"/>
          <w:sz w:val="24"/>
          <w:szCs w:val="24"/>
        </w:rPr>
        <w:t>Agradecimiento a Paola Morales, Carolina Osorio, Elkin Noguera, Wilson Ramírez (del Instituto Humboldt), Lizardo Narváez (Banco Mundial) y Gustavo Aristizábal</w:t>
      </w:r>
      <w:ins w:id="33" w:author="Dorotea Cardona Hernandez" w:date="2022-10-06T11:23:00Z">
        <w:r w:rsidR="00AA1D83">
          <w:rPr>
            <w:color w:val="000000" w:themeColor="text1"/>
            <w:sz w:val="24"/>
            <w:szCs w:val="24"/>
          </w:rPr>
          <w:t xml:space="preserve"> (P</w:t>
        </w:r>
        <w:bookmarkStart w:id="34" w:name="_GoBack"/>
        <w:bookmarkEnd w:id="34"/>
        <w:r w:rsidR="00AA1D83">
          <w:rPr>
            <w:color w:val="000000" w:themeColor="text1"/>
            <w:sz w:val="24"/>
            <w:szCs w:val="24"/>
          </w:rPr>
          <w:t>NUD)</w:t>
        </w:r>
      </w:ins>
      <w:r w:rsidRPr="00F01C01">
        <w:rPr>
          <w:color w:val="000000" w:themeColor="text1"/>
          <w:sz w:val="24"/>
          <w:szCs w:val="24"/>
        </w:rPr>
        <w:t xml:space="preserve"> por sus revisiones y sugerencias para consolidar este capítulo. </w:t>
      </w:r>
    </w:p>
    <w:p w14:paraId="611FFE6C" w14:textId="77777777" w:rsidR="00A545BB" w:rsidRPr="007E1F99" w:rsidRDefault="00A545BB" w:rsidP="00A545BB">
      <w:pPr>
        <w:shd w:val="clear" w:color="auto" w:fill="FFFFFF"/>
        <w:spacing w:before="240" w:after="200" w:line="360" w:lineRule="auto"/>
        <w:ind w:left="11" w:right="28" w:hanging="11"/>
        <w:rPr>
          <w:b/>
          <w:color w:val="C00000"/>
          <w:sz w:val="24"/>
          <w:szCs w:val="24"/>
        </w:rPr>
      </w:pPr>
      <w:r w:rsidRPr="007E1F99">
        <w:rPr>
          <w:b/>
          <w:color w:val="C00000"/>
          <w:sz w:val="24"/>
          <w:szCs w:val="24"/>
        </w:rPr>
        <w:t xml:space="preserve">IDENTIFICACIÓN DE AUTORES </w:t>
      </w:r>
    </w:p>
    <w:p w14:paraId="237051C6" w14:textId="217DB55A" w:rsidR="00A545BB" w:rsidRPr="00F01C01" w:rsidRDefault="00A545BB" w:rsidP="00A545BB">
      <w:pPr>
        <w:spacing w:after="0" w:line="360" w:lineRule="auto"/>
        <w:jc w:val="left"/>
        <w:rPr>
          <w:color w:val="000000" w:themeColor="text1"/>
          <w:sz w:val="24"/>
          <w:szCs w:val="24"/>
        </w:rPr>
      </w:pPr>
      <w:r w:rsidRPr="00F01C01">
        <w:rPr>
          <w:color w:val="000000" w:themeColor="text1"/>
          <w:sz w:val="24"/>
          <w:szCs w:val="24"/>
        </w:rPr>
        <w:t>Dorotea Cardona Hernández</w:t>
      </w:r>
      <w:r w:rsidR="0017464C">
        <w:rPr>
          <w:color w:val="000000" w:themeColor="text1"/>
          <w:sz w:val="24"/>
          <w:szCs w:val="24"/>
        </w:rPr>
        <w:tab/>
      </w:r>
      <w:hyperlink r:id="rId16" w:history="1">
        <w:r w:rsidR="0017464C" w:rsidRPr="0017464C">
          <w:rPr>
            <w:rStyle w:val="Hipervnculo"/>
            <w:sz w:val="24"/>
            <w:szCs w:val="24"/>
          </w:rPr>
          <w:t>CvLAC</w:t>
        </w:r>
      </w:hyperlink>
      <w:r w:rsidRPr="00F01C01">
        <w:rPr>
          <w:color w:val="000000" w:themeColor="text1"/>
          <w:sz w:val="24"/>
          <w:szCs w:val="24"/>
        </w:rPr>
        <w:t xml:space="preserve"> </w:t>
      </w:r>
    </w:p>
    <w:p w14:paraId="5056C310" w14:textId="259EABB5" w:rsidR="0037190F" w:rsidRPr="007E1F99" w:rsidRDefault="008D05F6" w:rsidP="007C5FB3">
      <w:pPr>
        <w:shd w:val="clear" w:color="auto" w:fill="FFFFFF"/>
        <w:spacing w:before="240" w:after="200" w:line="360" w:lineRule="auto"/>
        <w:ind w:left="11" w:right="28" w:hanging="11"/>
        <w:rPr>
          <w:b/>
          <w:color w:val="C00000"/>
          <w:sz w:val="24"/>
          <w:szCs w:val="24"/>
        </w:rPr>
      </w:pPr>
      <w:r w:rsidRPr="007E1F99">
        <w:rPr>
          <w:b/>
          <w:color w:val="C00000"/>
          <w:sz w:val="24"/>
          <w:szCs w:val="24"/>
        </w:rPr>
        <w:t>BIBLIOGRAFÍA</w:t>
      </w:r>
    </w:p>
    <w:p w14:paraId="7E3405BD" w14:textId="2703EC55" w:rsidR="007A7568" w:rsidRPr="007E1F99" w:rsidRDefault="007A7568" w:rsidP="003017EB">
      <w:pPr>
        <w:pStyle w:val="Prrafodelista"/>
        <w:numPr>
          <w:ilvl w:val="0"/>
          <w:numId w:val="20"/>
        </w:numPr>
        <w:pBdr>
          <w:top w:val="nil"/>
          <w:left w:val="nil"/>
          <w:bottom w:val="nil"/>
          <w:right w:val="nil"/>
          <w:between w:val="nil"/>
        </w:pBdr>
        <w:shd w:val="clear" w:color="auto" w:fill="FFFFFF"/>
        <w:spacing w:before="80" w:after="80" w:line="240" w:lineRule="auto"/>
        <w:ind w:left="714" w:right="0" w:hanging="357"/>
        <w:jc w:val="left"/>
        <w:rPr>
          <w:color w:val="000000" w:themeColor="text1"/>
        </w:rPr>
      </w:pPr>
      <w:r w:rsidRPr="007E1F99">
        <w:rPr>
          <w:color w:val="000000" w:themeColor="text1"/>
        </w:rPr>
        <w:t xml:space="preserve">MADS (Ministerio de ambiente y desarrollo sostenible). (2012). </w:t>
      </w:r>
      <w:r w:rsidRPr="007E1F99">
        <w:rPr>
          <w:i/>
          <w:iCs/>
          <w:color w:val="000000" w:themeColor="text1"/>
        </w:rPr>
        <w:t>Política Nacional para la Gestión Integral de la Biodiversidad y sus Servicios Ecosistémicos.</w:t>
      </w:r>
      <w:r w:rsidRPr="007E1F99">
        <w:rPr>
          <w:color w:val="000000" w:themeColor="text1"/>
        </w:rPr>
        <w:t xml:space="preserve"> </w:t>
      </w:r>
      <w:r w:rsidR="00B65820" w:rsidRPr="007E1F99">
        <w:rPr>
          <w:color w:val="000000" w:themeColor="text1"/>
        </w:rPr>
        <w:t>https://www.minambiente.gov.co/wp-content/uploads/2021/10/Poli%CC%81tica-Nacional-de-Gestio%CC%81n-Integral-de-la-Biodiver.pdf</w:t>
      </w:r>
    </w:p>
    <w:p w14:paraId="7EF59343" w14:textId="18510F68" w:rsidR="007A7568" w:rsidRPr="007E1F99" w:rsidRDefault="007A7568" w:rsidP="003017EB">
      <w:pPr>
        <w:pStyle w:val="Prrafodelista"/>
        <w:numPr>
          <w:ilvl w:val="0"/>
          <w:numId w:val="20"/>
        </w:numPr>
        <w:pBdr>
          <w:top w:val="nil"/>
          <w:left w:val="nil"/>
          <w:bottom w:val="nil"/>
          <w:right w:val="nil"/>
          <w:between w:val="nil"/>
        </w:pBdr>
        <w:shd w:val="clear" w:color="auto" w:fill="FFFFFF"/>
        <w:spacing w:before="80" w:after="80" w:line="240" w:lineRule="auto"/>
        <w:ind w:left="714" w:right="0" w:hanging="357"/>
        <w:jc w:val="left"/>
        <w:rPr>
          <w:color w:val="000000" w:themeColor="text1"/>
        </w:rPr>
      </w:pPr>
      <w:r w:rsidRPr="007E1F99">
        <w:rPr>
          <w:color w:val="000000" w:themeColor="text1"/>
        </w:rPr>
        <w:t xml:space="preserve">IPCC (Grupo Intergubernamental de Expertos sobre el Cambio Climático). (2021).  </w:t>
      </w:r>
      <w:r w:rsidRPr="007E1F99">
        <w:rPr>
          <w:i/>
          <w:iCs/>
          <w:color w:val="000000" w:themeColor="text1"/>
        </w:rPr>
        <w:t>Comunicado de prensa del IPCC: El cambio climático es generalizado, rápido y se está intensificando.</w:t>
      </w:r>
      <w:r w:rsidRPr="007E1F99">
        <w:rPr>
          <w:color w:val="000000" w:themeColor="text1"/>
        </w:rPr>
        <w:t xml:space="preserve">  </w:t>
      </w:r>
      <w:hyperlink r:id="rId17" w:history="1">
        <w:r w:rsidR="002535E9" w:rsidRPr="007E1F99">
          <w:rPr>
            <w:rStyle w:val="Hipervnculo"/>
          </w:rPr>
          <w:t>https://www.ipcc.ch/site/assets/uploads/2021/08/IPCC_WGI-AR6-Press-Release-Final_es.pdf</w:t>
        </w:r>
      </w:hyperlink>
    </w:p>
    <w:p w14:paraId="5A6EB241" w14:textId="717F17DB" w:rsidR="002535E9" w:rsidRPr="007E1F99" w:rsidRDefault="002535E9" w:rsidP="003017EB">
      <w:pPr>
        <w:pStyle w:val="Prrafodelista"/>
        <w:numPr>
          <w:ilvl w:val="0"/>
          <w:numId w:val="20"/>
        </w:numPr>
        <w:jc w:val="left"/>
        <w:rPr>
          <w:color w:val="000000" w:themeColor="text1"/>
        </w:rPr>
      </w:pPr>
      <w:r w:rsidRPr="007E1F99">
        <w:rPr>
          <w:color w:val="000000" w:themeColor="text1"/>
        </w:rPr>
        <w:t>Ley 1523 de 2012. Por la cual se adopta la política nacional de gestión del riesgo de desastres y se establece el Sistema Nacional de Gestión del Riesgo de Desastres y se dictan otras disposiciones. Congreso de Colombia. Abril 24 de 2012. https://www.funcionpublica.gov.co/eva/gestornormativo/norma.php?i=47141</w:t>
      </w:r>
    </w:p>
    <w:p w14:paraId="3E09B078" w14:textId="7DB72392" w:rsidR="007A7568" w:rsidRPr="007E1F99" w:rsidRDefault="002535E9" w:rsidP="003017EB">
      <w:pPr>
        <w:pStyle w:val="Prrafodelista"/>
        <w:numPr>
          <w:ilvl w:val="0"/>
          <w:numId w:val="20"/>
        </w:numPr>
        <w:shd w:val="clear" w:color="auto" w:fill="FFFFFF"/>
        <w:spacing w:before="80" w:after="80" w:line="240" w:lineRule="auto"/>
        <w:ind w:right="28"/>
        <w:jc w:val="left"/>
        <w:rPr>
          <w:color w:val="000000" w:themeColor="text1"/>
        </w:rPr>
      </w:pPr>
      <w:r w:rsidRPr="007E1F99">
        <w:rPr>
          <w:color w:val="000000" w:themeColor="text1"/>
        </w:rPr>
        <w:lastRenderedPageBreak/>
        <w:t>IDEAM (Instituto de Hidrología, Meteorología y Estudios Ambientales).</w:t>
      </w:r>
      <w:r w:rsidR="007A7568" w:rsidRPr="007E1F99">
        <w:rPr>
          <w:color w:val="000000" w:themeColor="text1"/>
        </w:rPr>
        <w:t xml:space="preserve"> </w:t>
      </w:r>
      <w:r w:rsidR="00DB705E" w:rsidRPr="007E1F99">
        <w:rPr>
          <w:color w:val="000000" w:themeColor="text1"/>
        </w:rPr>
        <w:t>(</w:t>
      </w:r>
      <w:r w:rsidR="007A7568" w:rsidRPr="007E1F99">
        <w:rPr>
          <w:color w:val="000000" w:themeColor="text1"/>
        </w:rPr>
        <w:t>2021)</w:t>
      </w:r>
      <w:r w:rsidR="00DB705E" w:rsidRPr="007E1F99">
        <w:rPr>
          <w:color w:val="000000" w:themeColor="text1"/>
        </w:rPr>
        <w:t>.</w:t>
      </w:r>
      <w:r w:rsidR="004344F5" w:rsidRPr="007E1F99">
        <w:rPr>
          <w:color w:val="000000" w:themeColor="text1"/>
        </w:rPr>
        <w:t xml:space="preserve"> </w:t>
      </w:r>
      <w:r w:rsidR="00DB705E" w:rsidRPr="007E1F99">
        <w:rPr>
          <w:color w:val="000000" w:themeColor="text1"/>
        </w:rPr>
        <w:t>¿</w:t>
      </w:r>
      <w:r w:rsidR="00DB705E" w:rsidRPr="007E1F99">
        <w:rPr>
          <w:i/>
          <w:iCs/>
          <w:color w:val="000000" w:themeColor="text1"/>
        </w:rPr>
        <w:t xml:space="preserve">Qué es el Cambio Climático?. </w:t>
      </w:r>
      <w:r w:rsidR="00DB705E" w:rsidRPr="007E1F99">
        <w:rPr>
          <w:color w:val="000000" w:themeColor="text1"/>
        </w:rPr>
        <w:t>http://www.ideam.gov.co/web/atencion-y-participacion-ciudadana/cambio-climatico</w:t>
      </w:r>
    </w:p>
    <w:p w14:paraId="046AC990" w14:textId="07C97312" w:rsidR="007A7568" w:rsidRPr="007E1F99" w:rsidRDefault="007A7568" w:rsidP="003017EB">
      <w:pPr>
        <w:pStyle w:val="Prrafodelista"/>
        <w:numPr>
          <w:ilvl w:val="0"/>
          <w:numId w:val="20"/>
        </w:numPr>
        <w:shd w:val="clear" w:color="auto" w:fill="FFFFFF"/>
        <w:spacing w:before="80" w:after="80" w:line="240" w:lineRule="auto"/>
        <w:ind w:left="714" w:right="28" w:hanging="357"/>
        <w:jc w:val="left"/>
        <w:rPr>
          <w:color w:val="000000" w:themeColor="text1"/>
        </w:rPr>
      </w:pPr>
      <w:r w:rsidRPr="007E1F99">
        <w:rPr>
          <w:color w:val="000000" w:themeColor="text1"/>
        </w:rPr>
        <w:t>IUCN</w:t>
      </w:r>
      <w:r w:rsidRPr="007E1F99">
        <w:rPr>
          <w:noProof/>
          <w:color w:val="000000" w:themeColor="text1"/>
        </w:rPr>
        <w:t xml:space="preserve"> (Unión Internacional para la Conservación de la Naturaleza)</w:t>
      </w:r>
      <w:r w:rsidRPr="007E1F99">
        <w:rPr>
          <w:color w:val="000000" w:themeColor="text1"/>
        </w:rPr>
        <w:t xml:space="preserve">. (2020). </w:t>
      </w:r>
      <w:r w:rsidR="00F47DA2" w:rsidRPr="007E1F99">
        <w:rPr>
          <w:color w:val="000000" w:themeColor="text1"/>
        </w:rPr>
        <w:t xml:space="preserve"> </w:t>
      </w:r>
      <w:r w:rsidRPr="007E1F99">
        <w:rPr>
          <w:i/>
          <w:iCs/>
          <w:color w:val="000000" w:themeColor="text1"/>
        </w:rPr>
        <w:t>¿Qué son las Soluciones Basadas en la Naturaleza?.</w:t>
      </w:r>
      <w:r w:rsidRPr="007E1F99">
        <w:rPr>
          <w:color w:val="000000" w:themeColor="text1"/>
        </w:rPr>
        <w:t xml:space="preserve">  https://www.iucn.org/node/28778. </w:t>
      </w:r>
    </w:p>
    <w:p w14:paraId="0EF4E72F" w14:textId="2C53D574" w:rsidR="00C669CE" w:rsidRPr="007E1F99" w:rsidRDefault="00C669CE" w:rsidP="003017EB">
      <w:pPr>
        <w:pStyle w:val="Prrafodelista"/>
        <w:numPr>
          <w:ilvl w:val="0"/>
          <w:numId w:val="20"/>
        </w:numPr>
        <w:pBdr>
          <w:top w:val="nil"/>
          <w:left w:val="nil"/>
          <w:bottom w:val="nil"/>
          <w:right w:val="nil"/>
          <w:between w:val="nil"/>
        </w:pBdr>
        <w:shd w:val="clear" w:color="auto" w:fill="FFFFFF"/>
        <w:spacing w:before="80" w:after="80" w:line="240" w:lineRule="auto"/>
        <w:ind w:left="714" w:right="0" w:hanging="357"/>
        <w:jc w:val="left"/>
        <w:rPr>
          <w:color w:val="000000" w:themeColor="text1"/>
          <w:lang w:val="es-ES"/>
        </w:rPr>
      </w:pPr>
      <w:r w:rsidRPr="007E1F99">
        <w:rPr>
          <w:color w:val="000000" w:themeColor="text1"/>
          <w:lang w:val="es-ES"/>
        </w:rPr>
        <w:t>CDB (</w:t>
      </w:r>
      <w:r w:rsidRPr="007E1F99">
        <w:rPr>
          <w:color w:val="000000" w:themeColor="text1"/>
        </w:rPr>
        <w:t>Convenido de Diversidad Biológica</w:t>
      </w:r>
      <w:r w:rsidRPr="007E1F99">
        <w:rPr>
          <w:color w:val="000000" w:themeColor="text1"/>
          <w:lang w:val="es-ES"/>
        </w:rPr>
        <w:t xml:space="preserve">). (2004). </w:t>
      </w:r>
      <w:r w:rsidR="00A537B9" w:rsidRPr="007E1F99">
        <w:rPr>
          <w:i/>
          <w:color w:val="000000" w:themeColor="text1"/>
          <w:lang w:val="es-ES"/>
        </w:rPr>
        <w:t xml:space="preserve">Decenio de las Naciones Unidas sobre la biodiversidad.  </w:t>
      </w:r>
      <w:r w:rsidRPr="007E1F99">
        <w:rPr>
          <w:color w:val="000000" w:themeColor="text1"/>
          <w:lang w:val="es-ES"/>
        </w:rPr>
        <w:t>Https://www.cbd.int/undb/media/factsheets/undb-factsheets-es-web.pdf</w:t>
      </w:r>
    </w:p>
    <w:p w14:paraId="214F3E86" w14:textId="3846E63E" w:rsidR="00C669CE" w:rsidRPr="007E1F99" w:rsidRDefault="00C669CE" w:rsidP="003017EB">
      <w:pPr>
        <w:pStyle w:val="Cita"/>
        <w:numPr>
          <w:ilvl w:val="0"/>
          <w:numId w:val="20"/>
        </w:numPr>
        <w:spacing w:before="80" w:after="80"/>
        <w:ind w:left="714" w:right="28" w:hanging="357"/>
        <w:jc w:val="left"/>
        <w:rPr>
          <w:rFonts w:ascii="Times New Roman" w:hAnsi="Times New Roman" w:cs="Times New Roman"/>
          <w:color w:val="000000" w:themeColor="text1"/>
          <w:sz w:val="22"/>
        </w:rPr>
      </w:pPr>
      <w:r w:rsidRPr="007E1F99">
        <w:rPr>
          <w:rFonts w:ascii="Times New Roman" w:hAnsi="Times New Roman" w:cs="Times New Roman"/>
          <w:color w:val="000000" w:themeColor="text1"/>
          <w:sz w:val="22"/>
        </w:rPr>
        <w:t>ONU (Organizac</w:t>
      </w:r>
      <w:r w:rsidRPr="007E1F99">
        <w:rPr>
          <w:rFonts w:ascii="Times New Roman" w:hAnsi="Times New Roman" w:cs="Times New Roman"/>
          <w:color w:val="000000" w:themeColor="text1"/>
          <w:sz w:val="22"/>
          <w:lang w:val="es-ES"/>
        </w:rPr>
        <w:t xml:space="preserve">ión para las </w:t>
      </w:r>
      <w:r w:rsidRPr="007E1F99">
        <w:rPr>
          <w:rFonts w:ascii="Times New Roman" w:hAnsi="Times New Roman" w:cs="Times New Roman"/>
          <w:color w:val="000000" w:themeColor="text1"/>
          <w:sz w:val="22"/>
        </w:rPr>
        <w:t xml:space="preserve">Naciones Unidas). (2015). </w:t>
      </w:r>
      <w:r w:rsidRPr="007E1F99">
        <w:rPr>
          <w:rFonts w:ascii="Times New Roman" w:eastAsia="Times New Roman" w:hAnsi="Times New Roman" w:cs="Times New Roman"/>
          <w:i/>
          <w:color w:val="000000" w:themeColor="text1"/>
          <w:sz w:val="22"/>
          <w:lang w:eastAsia="es-CO" w:bidi="es-CO"/>
        </w:rPr>
        <w:t>Marco de Sendai para la Reducción del Riesgo de Desastres 2015-2030</w:t>
      </w:r>
      <w:r w:rsidRPr="007E1F99">
        <w:rPr>
          <w:rFonts w:ascii="Times New Roman" w:hAnsi="Times New Roman" w:cs="Times New Roman"/>
          <w:color w:val="000000" w:themeColor="text1"/>
          <w:sz w:val="22"/>
        </w:rPr>
        <w:t xml:space="preserve">.  </w:t>
      </w:r>
      <w:r w:rsidRPr="007E1F99">
        <w:rPr>
          <w:rFonts w:ascii="Times New Roman" w:eastAsia="Times New Roman" w:hAnsi="Times New Roman" w:cs="Times New Roman"/>
          <w:iCs w:val="0"/>
          <w:color w:val="000000" w:themeColor="text1"/>
          <w:sz w:val="22"/>
          <w:lang w:eastAsia="es-CO" w:bidi="es-CO"/>
        </w:rPr>
        <w:t>Japón.</w:t>
      </w:r>
      <w:r w:rsidRPr="007E1F99">
        <w:rPr>
          <w:rFonts w:ascii="Times New Roman" w:hAnsi="Times New Roman" w:cs="Times New Roman"/>
          <w:color w:val="000000" w:themeColor="text1"/>
          <w:sz w:val="22"/>
        </w:rPr>
        <w:t xml:space="preserve">  https://www.unisdr.org/files/43291_spanishsendaiframeworkfordisasterri.pdf</w:t>
      </w:r>
    </w:p>
    <w:p w14:paraId="01FBF8DB" w14:textId="0D725228" w:rsidR="00C669CE" w:rsidRPr="007E1F99" w:rsidRDefault="00C669CE" w:rsidP="003017EB">
      <w:pPr>
        <w:pStyle w:val="Cita"/>
        <w:numPr>
          <w:ilvl w:val="0"/>
          <w:numId w:val="20"/>
        </w:numPr>
        <w:spacing w:before="80" w:after="80"/>
        <w:ind w:left="714" w:right="28" w:hanging="357"/>
        <w:jc w:val="left"/>
        <w:rPr>
          <w:rFonts w:ascii="Times New Roman" w:hAnsi="Times New Roman" w:cs="Times New Roman"/>
          <w:color w:val="000000" w:themeColor="text1"/>
          <w:sz w:val="22"/>
        </w:rPr>
      </w:pPr>
      <w:r w:rsidRPr="007E1F99">
        <w:rPr>
          <w:rFonts w:ascii="Times New Roman" w:hAnsi="Times New Roman" w:cs="Times New Roman"/>
          <w:color w:val="000000" w:themeColor="text1"/>
          <w:sz w:val="22"/>
        </w:rPr>
        <w:t>ONU (Organizac</w:t>
      </w:r>
      <w:r w:rsidRPr="007E1F99">
        <w:rPr>
          <w:rFonts w:ascii="Times New Roman" w:hAnsi="Times New Roman" w:cs="Times New Roman"/>
          <w:color w:val="000000" w:themeColor="text1"/>
          <w:sz w:val="22"/>
          <w:lang w:val="es-ES"/>
        </w:rPr>
        <w:t xml:space="preserve">ión para las </w:t>
      </w:r>
      <w:r w:rsidRPr="007E1F99">
        <w:rPr>
          <w:rFonts w:ascii="Times New Roman" w:hAnsi="Times New Roman" w:cs="Times New Roman"/>
          <w:color w:val="000000" w:themeColor="text1"/>
          <w:sz w:val="22"/>
        </w:rPr>
        <w:t xml:space="preserve">Naciones Unidas). (1992). </w:t>
      </w:r>
      <w:r w:rsidRPr="007E1F99">
        <w:rPr>
          <w:rFonts w:ascii="Times New Roman" w:eastAsia="Times New Roman" w:hAnsi="Times New Roman" w:cs="Times New Roman"/>
          <w:i/>
          <w:color w:val="000000" w:themeColor="text1"/>
          <w:sz w:val="22"/>
          <w:lang w:eastAsia="es-CO" w:bidi="es-CO"/>
        </w:rPr>
        <w:t xml:space="preserve">Convenio marco de las naciones unidas sobre el cambio climático. </w:t>
      </w:r>
      <w:r w:rsidRPr="007E1F99">
        <w:rPr>
          <w:rFonts w:ascii="Times New Roman" w:eastAsia="Times New Roman" w:hAnsi="Times New Roman" w:cs="Times New Roman"/>
          <w:color w:val="000000" w:themeColor="text1"/>
          <w:sz w:val="22"/>
          <w:lang w:eastAsia="es-CO" w:bidi="es-CO"/>
        </w:rPr>
        <w:t xml:space="preserve">Brasil. </w:t>
      </w:r>
      <w:r w:rsidRPr="007E1F99">
        <w:rPr>
          <w:rFonts w:ascii="Times New Roman" w:hAnsi="Times New Roman" w:cs="Times New Roman"/>
          <w:color w:val="000000" w:themeColor="text1"/>
          <w:sz w:val="22"/>
        </w:rPr>
        <w:t xml:space="preserve"> https://unfccc.int/resource/docs/convkp/convsp.pdf</w:t>
      </w:r>
    </w:p>
    <w:p w14:paraId="532E0F9A" w14:textId="55045C0B" w:rsidR="007A7568" w:rsidRPr="007E1F99" w:rsidRDefault="00C669CE" w:rsidP="003017EB">
      <w:pPr>
        <w:pStyle w:val="Prrafodelista"/>
        <w:numPr>
          <w:ilvl w:val="0"/>
          <w:numId w:val="20"/>
        </w:numPr>
        <w:shd w:val="clear" w:color="auto" w:fill="FFFFFF"/>
        <w:spacing w:before="80" w:after="80" w:line="240" w:lineRule="auto"/>
        <w:ind w:left="714" w:right="28" w:hanging="357"/>
        <w:jc w:val="left"/>
        <w:rPr>
          <w:color w:val="000000" w:themeColor="text1"/>
          <w:lang w:val="es-ES"/>
        </w:rPr>
      </w:pPr>
      <w:r w:rsidRPr="007E1F99">
        <w:rPr>
          <w:i/>
          <w:iCs/>
          <w:color w:val="000000" w:themeColor="text1"/>
        </w:rPr>
        <w:t>Ley 1931 de 2018</w:t>
      </w:r>
      <w:r w:rsidR="003017EB" w:rsidRPr="007E1F99">
        <w:rPr>
          <w:i/>
          <w:iCs/>
          <w:color w:val="000000" w:themeColor="text1"/>
        </w:rPr>
        <w:t xml:space="preserve">. </w:t>
      </w:r>
      <w:r w:rsidR="003017EB" w:rsidRPr="007E1F99">
        <w:rPr>
          <w:iCs/>
          <w:color w:val="000000" w:themeColor="text1"/>
        </w:rPr>
        <w:t>P</w:t>
      </w:r>
      <w:r w:rsidR="00014715" w:rsidRPr="007E1F99">
        <w:rPr>
          <w:iCs/>
          <w:color w:val="000000" w:themeColor="text1"/>
        </w:rPr>
        <w:t>or la cual se establecen directrices para la gestión del cambio climático</w:t>
      </w:r>
      <w:r w:rsidRPr="007E1F99">
        <w:rPr>
          <w:iCs/>
          <w:color w:val="000000" w:themeColor="text1"/>
        </w:rPr>
        <w:t>.</w:t>
      </w:r>
      <w:r w:rsidR="00A537B9" w:rsidRPr="007E1F99">
        <w:rPr>
          <w:iCs/>
          <w:color w:val="000000" w:themeColor="text1"/>
        </w:rPr>
        <w:t xml:space="preserve"> </w:t>
      </w:r>
      <w:r w:rsidR="003017EB" w:rsidRPr="007E1F99">
        <w:rPr>
          <w:color w:val="000000" w:themeColor="text1"/>
        </w:rPr>
        <w:t xml:space="preserve">Congreso de Colombia. Julio 27 de 2028.  </w:t>
      </w:r>
      <w:r w:rsidR="00A537B9" w:rsidRPr="007E1F99">
        <w:rPr>
          <w:iCs/>
          <w:color w:val="000000" w:themeColor="text1"/>
        </w:rPr>
        <w:t>https://www.funcionpublica.gov.co/eva/gestornormativo/norma_pdf.php?i=87765</w:t>
      </w:r>
    </w:p>
    <w:p w14:paraId="4DE3ECD4" w14:textId="450ACB48" w:rsidR="00C669CE" w:rsidRPr="007E1F99" w:rsidRDefault="00C669CE" w:rsidP="003017EB">
      <w:pPr>
        <w:pStyle w:val="Prrafodelista"/>
        <w:numPr>
          <w:ilvl w:val="0"/>
          <w:numId w:val="20"/>
        </w:numPr>
        <w:pBdr>
          <w:top w:val="nil"/>
          <w:left w:val="nil"/>
          <w:bottom w:val="nil"/>
          <w:right w:val="nil"/>
          <w:between w:val="nil"/>
        </w:pBdr>
        <w:shd w:val="clear" w:color="auto" w:fill="FFFFFF"/>
        <w:spacing w:before="80" w:after="80" w:line="240" w:lineRule="auto"/>
        <w:ind w:left="714" w:right="0" w:hanging="357"/>
        <w:jc w:val="left"/>
        <w:rPr>
          <w:color w:val="000000" w:themeColor="text1"/>
          <w:lang w:val="en-US"/>
        </w:rPr>
      </w:pPr>
      <w:r w:rsidRPr="007E1F99">
        <w:rPr>
          <w:color w:val="000000" w:themeColor="text1"/>
          <w:lang w:val="en-US"/>
        </w:rPr>
        <w:t xml:space="preserve">Cohen-Shacham, E., Walters, G., Janzen, C. &amp; Maginnins, S. (2016). </w:t>
      </w:r>
      <w:r w:rsidRPr="007E1F99">
        <w:rPr>
          <w:i/>
          <w:iCs/>
          <w:color w:val="000000" w:themeColor="text1"/>
          <w:lang w:val="en-US"/>
        </w:rPr>
        <w:t>Nature-based solutions to address societal challenges</w:t>
      </w:r>
      <w:r w:rsidRPr="007E1F99">
        <w:rPr>
          <w:color w:val="000000" w:themeColor="text1"/>
          <w:lang w:val="en-US"/>
        </w:rPr>
        <w:t>. Gland, Switzerland.</w:t>
      </w:r>
      <w:r w:rsidR="004550E3" w:rsidRPr="007E1F99">
        <w:rPr>
          <w:color w:val="000000" w:themeColor="text1"/>
          <w:lang w:val="en-US"/>
        </w:rPr>
        <w:t xml:space="preserve"> </w:t>
      </w:r>
      <w:hyperlink r:id="rId18" w:history="1">
        <w:r w:rsidR="004550E3" w:rsidRPr="007E1F99">
          <w:rPr>
            <w:rStyle w:val="Hipervnculo"/>
            <w:color w:val="000000" w:themeColor="text1"/>
            <w:u w:val="none"/>
            <w:lang w:val="en-US"/>
          </w:rPr>
          <w:t>https://doi.org/10.2305/IUCN.CH.2016.13.en</w:t>
        </w:r>
      </w:hyperlink>
    </w:p>
    <w:p w14:paraId="4B97FCCE" w14:textId="3C6E3543" w:rsidR="004550E3" w:rsidRPr="007E1F99" w:rsidRDefault="004550E3" w:rsidP="003017EB">
      <w:pPr>
        <w:pStyle w:val="Prrafodelista"/>
        <w:numPr>
          <w:ilvl w:val="0"/>
          <w:numId w:val="20"/>
        </w:numPr>
        <w:pBdr>
          <w:top w:val="nil"/>
          <w:left w:val="nil"/>
          <w:bottom w:val="nil"/>
          <w:right w:val="nil"/>
          <w:between w:val="nil"/>
        </w:pBdr>
        <w:shd w:val="clear" w:color="auto" w:fill="FFFFFF"/>
        <w:spacing w:before="80" w:after="80" w:line="240" w:lineRule="auto"/>
        <w:ind w:left="714" w:right="0" w:hanging="357"/>
        <w:jc w:val="left"/>
        <w:rPr>
          <w:color w:val="000000" w:themeColor="text1"/>
        </w:rPr>
      </w:pPr>
      <w:r w:rsidRPr="007E1F99">
        <w:rPr>
          <w:color w:val="000000" w:themeColor="text1"/>
        </w:rPr>
        <w:t xml:space="preserve">Villa, C. M. &amp; Didier, G. (2020). </w:t>
      </w:r>
      <w:r w:rsidRPr="007E1F99">
        <w:rPr>
          <w:i/>
          <w:iCs/>
          <w:color w:val="000000" w:themeColor="text1"/>
        </w:rPr>
        <w:t>Plan Institucional Cuatrienal de Investigación Ambiental 2019-2022. Conocimiento para un cambio transformativo. Instituto de Investigación de Recursos Biológicos Alexander von Humboldt.</w:t>
      </w:r>
      <w:r w:rsidRPr="007E1F99">
        <w:rPr>
          <w:color w:val="000000" w:themeColor="text1"/>
        </w:rPr>
        <w:t xml:space="preserve"> Bogotá D.C., Colombia.</w:t>
      </w:r>
      <w:r w:rsidR="00A537B9" w:rsidRPr="007E1F99">
        <w:rPr>
          <w:color w:val="000000" w:themeColor="text1"/>
        </w:rPr>
        <w:t xml:space="preserve"> http://repository.humboldt.org.co/bitstream/handle/20.500.11761/35461/picia-2019-2022%20%281%29.pdf?sequence=4&amp;isAllowed=y</w:t>
      </w:r>
    </w:p>
    <w:p w14:paraId="65EDFE32" w14:textId="7C32AC51" w:rsidR="00DB705E" w:rsidRPr="007E1F99" w:rsidRDefault="00DB705E" w:rsidP="003017EB">
      <w:pPr>
        <w:pStyle w:val="Prrafodelista"/>
        <w:numPr>
          <w:ilvl w:val="0"/>
          <w:numId w:val="20"/>
        </w:numPr>
        <w:pBdr>
          <w:top w:val="nil"/>
          <w:left w:val="nil"/>
          <w:bottom w:val="nil"/>
          <w:right w:val="nil"/>
          <w:between w:val="nil"/>
        </w:pBdr>
        <w:shd w:val="clear" w:color="auto" w:fill="FFFFFF"/>
        <w:spacing w:before="80" w:after="80" w:line="240" w:lineRule="auto"/>
        <w:ind w:left="714" w:hanging="357"/>
        <w:jc w:val="left"/>
        <w:rPr>
          <w:noProof/>
          <w:color w:val="000000" w:themeColor="text1"/>
        </w:rPr>
      </w:pPr>
      <w:r w:rsidRPr="007E1F99">
        <w:rPr>
          <w:noProof/>
          <w:color w:val="000000" w:themeColor="text1"/>
        </w:rPr>
        <w:t xml:space="preserve">Lozano, O., Cardona, D., Pineda, R. y D. Rivera. (2018). </w:t>
      </w:r>
      <w:r w:rsidRPr="007E1F99">
        <w:rPr>
          <w:i/>
          <w:iCs/>
          <w:noProof/>
          <w:color w:val="000000" w:themeColor="text1"/>
        </w:rPr>
        <w:t>Guía para la integración de la variabilidad climática con la gestión del riesgo de desastres a nivel territorial</w:t>
      </w:r>
      <w:r w:rsidRPr="007E1F99">
        <w:rPr>
          <w:noProof/>
          <w:color w:val="000000" w:themeColor="text1"/>
        </w:rPr>
        <w:t>. UNGRD. Bogotá.</w:t>
      </w:r>
      <w:r w:rsidR="00A537B9" w:rsidRPr="007E1F99">
        <w:rPr>
          <w:noProof/>
          <w:color w:val="000000" w:themeColor="text1"/>
        </w:rPr>
        <w:t xml:space="preserve"> file:///C:/Users/dorotea.cardona/Downloads/cambio_clima%CC%81tico%20(1).pdf</w:t>
      </w:r>
    </w:p>
    <w:p w14:paraId="5D665E18" w14:textId="77777777" w:rsidR="00A537B9" w:rsidRPr="007E1F99" w:rsidRDefault="004550E3" w:rsidP="003017EB">
      <w:pPr>
        <w:pStyle w:val="Prrafodelista"/>
        <w:numPr>
          <w:ilvl w:val="0"/>
          <w:numId w:val="20"/>
        </w:numPr>
        <w:pBdr>
          <w:top w:val="nil"/>
          <w:left w:val="nil"/>
          <w:bottom w:val="nil"/>
          <w:right w:val="nil"/>
          <w:between w:val="nil"/>
        </w:pBdr>
        <w:shd w:val="clear" w:color="auto" w:fill="FFFFFF"/>
        <w:spacing w:before="80" w:after="80" w:line="240" w:lineRule="auto"/>
        <w:ind w:left="714" w:right="0" w:hanging="357"/>
        <w:jc w:val="left"/>
        <w:rPr>
          <w:color w:val="000000" w:themeColor="text1"/>
        </w:rPr>
      </w:pPr>
      <w:r w:rsidRPr="007E1F99">
        <w:rPr>
          <w:color w:val="000000" w:themeColor="text1"/>
        </w:rPr>
        <w:t xml:space="preserve">OMM &amp; PNUMA. (2014). </w:t>
      </w:r>
      <w:r w:rsidRPr="007E1F99">
        <w:rPr>
          <w:i/>
          <w:iCs/>
          <w:color w:val="000000" w:themeColor="text1"/>
        </w:rPr>
        <w:t>Cambio climático 2014</w:t>
      </w:r>
      <w:r w:rsidRPr="007E1F99">
        <w:rPr>
          <w:color w:val="000000" w:themeColor="text1"/>
        </w:rPr>
        <w:t xml:space="preserve">. </w:t>
      </w:r>
      <w:r w:rsidRPr="007E1F99">
        <w:rPr>
          <w:i/>
          <w:iCs/>
          <w:color w:val="000000" w:themeColor="text1"/>
        </w:rPr>
        <w:t>Impactos, Adaptación y Vulnerabilidad.</w:t>
      </w:r>
      <w:r w:rsidRPr="007E1F99">
        <w:rPr>
          <w:color w:val="000000" w:themeColor="text1"/>
        </w:rPr>
        <w:t xml:space="preserve"> https://www.ipcc.ch/site/assets/uploads/2018/03/WGIIAR5-IntegrationBrochure_es-1.pdf</w:t>
      </w:r>
      <w:r w:rsidRPr="007E1F99" w:rsidDel="00401852">
        <w:rPr>
          <w:color w:val="000000" w:themeColor="text1"/>
        </w:rPr>
        <w:t xml:space="preserve"> </w:t>
      </w:r>
    </w:p>
    <w:p w14:paraId="46791DD8" w14:textId="77777777" w:rsidR="004550E3" w:rsidRPr="007E1F99" w:rsidRDefault="004550E3" w:rsidP="003017EB">
      <w:pPr>
        <w:pStyle w:val="Prrafodelista"/>
        <w:numPr>
          <w:ilvl w:val="0"/>
          <w:numId w:val="20"/>
        </w:numPr>
        <w:pBdr>
          <w:top w:val="nil"/>
          <w:left w:val="nil"/>
          <w:bottom w:val="nil"/>
          <w:right w:val="nil"/>
          <w:between w:val="nil"/>
        </w:pBdr>
        <w:shd w:val="clear" w:color="auto" w:fill="FFFFFF"/>
        <w:spacing w:before="80" w:after="80" w:line="240" w:lineRule="auto"/>
        <w:ind w:left="714" w:right="0" w:hanging="357"/>
        <w:jc w:val="left"/>
        <w:rPr>
          <w:color w:val="000000" w:themeColor="text1"/>
        </w:rPr>
      </w:pPr>
      <w:r w:rsidRPr="007E1F99">
        <w:rPr>
          <w:color w:val="000000" w:themeColor="text1"/>
        </w:rPr>
        <w:t xml:space="preserve">IDEAM, PNUD, MADS, DNP, CANCILLERÍA. (2017). </w:t>
      </w:r>
      <w:r w:rsidRPr="007E1F99">
        <w:rPr>
          <w:i/>
          <w:iCs/>
          <w:color w:val="000000" w:themeColor="text1"/>
        </w:rPr>
        <w:t xml:space="preserve">Tercera Comunicación Nacional De Colombia a La Convención Marco De Las Naciones Unidas Sobre Cambio Climático (CMNUCC). </w:t>
      </w:r>
      <w:hyperlink r:id="rId19" w:history="1">
        <w:r w:rsidRPr="007E1F99">
          <w:rPr>
            <w:rStyle w:val="Hipervnculo"/>
            <w:color w:val="000000" w:themeColor="text1"/>
            <w:u w:val="none"/>
          </w:rPr>
          <w:t>http://documentacion.ideam.gov.co/openbiblio/bvirtual/023731/TCNCC_COLOMBIA_CMNUCC_2017_2.pdf</w:t>
        </w:r>
      </w:hyperlink>
    </w:p>
    <w:p w14:paraId="6133BFC1" w14:textId="77777777" w:rsidR="004550E3" w:rsidRPr="007E1F99" w:rsidRDefault="004550E3" w:rsidP="003017EB">
      <w:pPr>
        <w:pStyle w:val="Prrafodelista"/>
        <w:numPr>
          <w:ilvl w:val="0"/>
          <w:numId w:val="20"/>
        </w:numPr>
        <w:pBdr>
          <w:top w:val="nil"/>
          <w:left w:val="nil"/>
          <w:bottom w:val="nil"/>
          <w:right w:val="nil"/>
          <w:between w:val="nil"/>
        </w:pBdr>
        <w:shd w:val="clear" w:color="auto" w:fill="FFFFFF"/>
        <w:spacing w:before="80" w:after="80" w:line="240" w:lineRule="auto"/>
        <w:ind w:left="714" w:right="0" w:hanging="357"/>
        <w:jc w:val="left"/>
        <w:rPr>
          <w:color w:val="000000" w:themeColor="text1"/>
        </w:rPr>
      </w:pPr>
      <w:r w:rsidRPr="007E1F99">
        <w:rPr>
          <w:color w:val="000000" w:themeColor="text1"/>
        </w:rPr>
        <w:t xml:space="preserve">Cardona, O.D. (2005) </w:t>
      </w:r>
      <w:r w:rsidRPr="007E1F99">
        <w:rPr>
          <w:i/>
          <w:iCs/>
          <w:color w:val="000000" w:themeColor="text1"/>
        </w:rPr>
        <w:t xml:space="preserve">Gestión integral de riesgos y desastres. Universidad Nacional de Colombia </w:t>
      </w:r>
      <w:r w:rsidRPr="007E1F99">
        <w:rPr>
          <w:color w:val="000000" w:themeColor="text1"/>
        </w:rPr>
        <w:t xml:space="preserve">Manizales, Colombia. </w:t>
      </w:r>
    </w:p>
    <w:p w14:paraId="1A64E49D" w14:textId="0B6F1D1D" w:rsidR="004550E3" w:rsidRPr="007E1F99" w:rsidRDefault="004550E3" w:rsidP="003017EB">
      <w:pPr>
        <w:pStyle w:val="Prrafodelista"/>
        <w:numPr>
          <w:ilvl w:val="0"/>
          <w:numId w:val="20"/>
        </w:numPr>
        <w:pBdr>
          <w:top w:val="nil"/>
          <w:left w:val="nil"/>
          <w:bottom w:val="nil"/>
          <w:right w:val="nil"/>
          <w:between w:val="nil"/>
        </w:pBdr>
        <w:shd w:val="clear" w:color="auto" w:fill="FFFFFF"/>
        <w:spacing w:before="80" w:after="80" w:line="240" w:lineRule="auto"/>
        <w:ind w:left="714" w:right="0" w:hanging="357"/>
        <w:jc w:val="left"/>
        <w:rPr>
          <w:color w:val="000000" w:themeColor="text1"/>
          <w:lang w:val="en-US"/>
        </w:rPr>
      </w:pPr>
      <w:r w:rsidRPr="007E1F99">
        <w:rPr>
          <w:color w:val="000000" w:themeColor="text1"/>
          <w:lang w:val="en-US"/>
        </w:rPr>
        <w:t xml:space="preserve">Canyon, D.V., Burkle, F.M. &amp; Speare, R. (2015). </w:t>
      </w:r>
      <w:r w:rsidRPr="007E1F99">
        <w:rPr>
          <w:i/>
          <w:iCs/>
          <w:color w:val="000000" w:themeColor="text1"/>
          <w:lang w:val="en-US"/>
        </w:rPr>
        <w:t>Managing Community Resilience to Climate Extremes, Rapid Unsustainable Urbanization, Emergencies of Scarcity, and Biodiversity Crises by Use of a Disaster Risk Reduction Bank</w:t>
      </w:r>
      <w:r w:rsidRPr="007E1F99">
        <w:rPr>
          <w:color w:val="000000" w:themeColor="text1"/>
          <w:lang w:val="en-US"/>
        </w:rPr>
        <w:t xml:space="preserve">. </w:t>
      </w:r>
      <w:hyperlink r:id="rId20" w:history="1">
        <w:r w:rsidRPr="007E1F99">
          <w:rPr>
            <w:rStyle w:val="Hipervnculo"/>
            <w:color w:val="000000" w:themeColor="text1"/>
            <w:u w:val="none"/>
          </w:rPr>
          <w:t>https://doi.org/10.1017/dmp.2015.124</w:t>
        </w:r>
      </w:hyperlink>
    </w:p>
    <w:p w14:paraId="53CB157E" w14:textId="77777777" w:rsidR="0098554B" w:rsidRPr="007E1F99" w:rsidRDefault="0098554B" w:rsidP="003017EB">
      <w:pPr>
        <w:pStyle w:val="Prrafodelista"/>
        <w:numPr>
          <w:ilvl w:val="0"/>
          <w:numId w:val="20"/>
        </w:numPr>
        <w:pBdr>
          <w:top w:val="nil"/>
          <w:left w:val="nil"/>
          <w:bottom w:val="nil"/>
          <w:right w:val="nil"/>
          <w:between w:val="nil"/>
        </w:pBdr>
        <w:shd w:val="clear" w:color="auto" w:fill="FFFFFF"/>
        <w:spacing w:before="80" w:after="80" w:line="240" w:lineRule="auto"/>
        <w:ind w:left="714" w:right="0" w:hanging="357"/>
        <w:jc w:val="left"/>
        <w:rPr>
          <w:color w:val="000000" w:themeColor="text1"/>
        </w:rPr>
      </w:pPr>
      <w:r w:rsidRPr="007E1F99">
        <w:rPr>
          <w:color w:val="000000" w:themeColor="text1"/>
        </w:rPr>
        <w:t xml:space="preserve">Instituto Humboldt (Instituto de investigación de recursos biológicos Alexander von Humboldt). (2021). </w:t>
      </w:r>
      <w:r w:rsidRPr="007E1F99">
        <w:rPr>
          <w:i/>
          <w:iCs/>
          <w:color w:val="000000" w:themeColor="text1"/>
        </w:rPr>
        <w:t>Expedición Cangrejo negro.</w:t>
      </w:r>
      <w:r w:rsidRPr="007E1F99">
        <w:rPr>
          <w:color w:val="000000" w:themeColor="text1"/>
        </w:rPr>
        <w:t xml:space="preserve"> http://intranet.humboldt.org.co/documentos/informeprovidencia.pdf</w:t>
      </w:r>
    </w:p>
    <w:p w14:paraId="1D6EBD9A" w14:textId="4485EE70" w:rsidR="009669D9" w:rsidRPr="007E1F99" w:rsidRDefault="009669D9" w:rsidP="003017EB">
      <w:pPr>
        <w:pStyle w:val="Prrafodelista"/>
        <w:numPr>
          <w:ilvl w:val="0"/>
          <w:numId w:val="20"/>
        </w:numPr>
        <w:spacing w:before="80" w:after="80" w:line="240" w:lineRule="auto"/>
        <w:ind w:left="714" w:hanging="357"/>
        <w:jc w:val="left"/>
        <w:rPr>
          <w:color w:val="000000" w:themeColor="text1"/>
        </w:rPr>
      </w:pPr>
      <w:r w:rsidRPr="007E1F99">
        <w:rPr>
          <w:color w:val="000000" w:themeColor="text1"/>
        </w:rPr>
        <w:lastRenderedPageBreak/>
        <w:t>Vásquez, D</w:t>
      </w:r>
      <w:r w:rsidR="003017EB" w:rsidRPr="007E1F99">
        <w:rPr>
          <w:color w:val="000000" w:themeColor="text1"/>
        </w:rPr>
        <w:t xml:space="preserve">., </w:t>
      </w:r>
      <w:r w:rsidRPr="007E1F99">
        <w:rPr>
          <w:color w:val="000000" w:themeColor="text1"/>
        </w:rPr>
        <w:t>Olmos, V</w:t>
      </w:r>
      <w:r w:rsidR="003017EB" w:rsidRPr="007E1F99">
        <w:rPr>
          <w:color w:val="000000" w:themeColor="text1"/>
        </w:rPr>
        <w:t>.</w:t>
      </w:r>
      <w:r w:rsidRPr="007E1F99">
        <w:rPr>
          <w:color w:val="000000" w:themeColor="text1"/>
        </w:rPr>
        <w:t>, Sandoval, N</w:t>
      </w:r>
      <w:r w:rsidR="003017EB" w:rsidRPr="007E1F99">
        <w:rPr>
          <w:color w:val="000000" w:themeColor="text1"/>
        </w:rPr>
        <w:t>.</w:t>
      </w:r>
      <w:r w:rsidRPr="007E1F99">
        <w:rPr>
          <w:color w:val="000000" w:themeColor="text1"/>
        </w:rPr>
        <w:t>, Muñoz, M</w:t>
      </w:r>
      <w:r w:rsidR="003017EB" w:rsidRPr="007E1F99">
        <w:rPr>
          <w:color w:val="000000" w:themeColor="text1"/>
        </w:rPr>
        <w:t>.</w:t>
      </w:r>
      <w:r w:rsidRPr="007E1F99">
        <w:rPr>
          <w:color w:val="000000" w:themeColor="text1"/>
        </w:rPr>
        <w:t>D</w:t>
      </w:r>
      <w:r w:rsidR="003017EB" w:rsidRPr="007E1F99">
        <w:rPr>
          <w:color w:val="000000" w:themeColor="text1"/>
        </w:rPr>
        <w:t>.</w:t>
      </w:r>
      <w:r w:rsidRPr="007E1F99">
        <w:rPr>
          <w:color w:val="000000" w:themeColor="text1"/>
        </w:rPr>
        <w:t>, Valdovinos, C</w:t>
      </w:r>
      <w:r w:rsidR="003017EB" w:rsidRPr="007E1F99">
        <w:rPr>
          <w:color w:val="000000" w:themeColor="text1"/>
        </w:rPr>
        <w:t>.</w:t>
      </w:r>
      <w:r w:rsidRPr="007E1F99">
        <w:rPr>
          <w:color w:val="000000" w:themeColor="text1"/>
        </w:rPr>
        <w:t xml:space="preserve"> </w:t>
      </w:r>
      <w:r w:rsidR="003017EB" w:rsidRPr="007E1F99">
        <w:rPr>
          <w:color w:val="000000" w:themeColor="text1"/>
        </w:rPr>
        <w:t xml:space="preserve">(2010). </w:t>
      </w:r>
      <w:r w:rsidRPr="007E1F99">
        <w:rPr>
          <w:color w:val="000000" w:themeColor="text1"/>
        </w:rPr>
        <w:t xml:space="preserve">Desastres naturales y biodiversidad: El caso del humedal costero Tubul-Raqui. </w:t>
      </w:r>
      <w:r w:rsidRPr="007E1F99">
        <w:rPr>
          <w:i/>
          <w:color w:val="000000" w:themeColor="text1"/>
        </w:rPr>
        <w:t>Sociedad Hoy</w:t>
      </w:r>
      <w:r w:rsidR="003017EB" w:rsidRPr="007E1F99">
        <w:rPr>
          <w:i/>
          <w:color w:val="000000" w:themeColor="text1"/>
        </w:rPr>
        <w:t xml:space="preserve">, </w:t>
      </w:r>
      <w:r w:rsidRPr="007E1F99">
        <w:rPr>
          <w:i/>
          <w:color w:val="000000" w:themeColor="text1"/>
        </w:rPr>
        <w:t>(19)</w:t>
      </w:r>
      <w:r w:rsidR="003017EB" w:rsidRPr="007E1F99">
        <w:rPr>
          <w:color w:val="000000" w:themeColor="text1"/>
        </w:rPr>
        <w:t xml:space="preserve">, </w:t>
      </w:r>
      <w:r w:rsidRPr="007E1F99">
        <w:rPr>
          <w:color w:val="000000" w:themeColor="text1"/>
        </w:rPr>
        <w:t>33-51. https://www.redalyc.org/articulo.oa?id=90223044004</w:t>
      </w:r>
    </w:p>
    <w:p w14:paraId="09F7332A" w14:textId="77777777" w:rsidR="00DB705E" w:rsidRPr="007E1F99" w:rsidRDefault="00DB705E" w:rsidP="003017EB">
      <w:pPr>
        <w:pStyle w:val="Prrafodelista"/>
        <w:numPr>
          <w:ilvl w:val="0"/>
          <w:numId w:val="20"/>
        </w:numPr>
        <w:pBdr>
          <w:top w:val="nil"/>
          <w:left w:val="nil"/>
          <w:bottom w:val="nil"/>
          <w:right w:val="nil"/>
          <w:between w:val="nil"/>
        </w:pBdr>
        <w:shd w:val="clear" w:color="auto" w:fill="FFFFFF"/>
        <w:spacing w:before="80" w:after="80" w:line="240" w:lineRule="auto"/>
        <w:ind w:left="714" w:hanging="357"/>
        <w:jc w:val="left"/>
        <w:rPr>
          <w:color w:val="000000" w:themeColor="text1"/>
          <w:lang w:val="en-US"/>
        </w:rPr>
      </w:pPr>
      <w:r w:rsidRPr="007E1F99">
        <w:rPr>
          <w:color w:val="000000" w:themeColor="text1"/>
        </w:rPr>
        <w:t xml:space="preserve">Renaud, F., Sudmeier-Rieux, K., Estrella, M. &amp; Nehren, U. (2016). </w:t>
      </w:r>
      <w:r w:rsidRPr="007E1F99">
        <w:rPr>
          <w:i/>
          <w:iCs/>
          <w:color w:val="000000" w:themeColor="text1"/>
          <w:lang w:val="en-US"/>
        </w:rPr>
        <w:t xml:space="preserve">Ecosystem-Based Disaster Risk Reduction and Adaptation in Practice-Advances in Natural and Technological Hazards Research. </w:t>
      </w:r>
      <w:hyperlink r:id="rId21" w:history="1">
        <w:r w:rsidRPr="007E1F99">
          <w:rPr>
            <w:rStyle w:val="Hipervnculo"/>
            <w:iCs/>
            <w:color w:val="000000" w:themeColor="text1"/>
            <w:u w:val="none"/>
          </w:rPr>
          <w:t>https://doi.org/10.1007/978-3-319-43633-3</w:t>
        </w:r>
      </w:hyperlink>
    </w:p>
    <w:p w14:paraId="6B72916C" w14:textId="5CAFEFBE" w:rsidR="00DB705E" w:rsidRPr="007E1F99" w:rsidRDefault="00DB705E" w:rsidP="003017EB">
      <w:pPr>
        <w:pStyle w:val="Prrafodelista"/>
        <w:numPr>
          <w:ilvl w:val="0"/>
          <w:numId w:val="20"/>
        </w:numPr>
        <w:pBdr>
          <w:top w:val="nil"/>
          <w:left w:val="nil"/>
          <w:bottom w:val="nil"/>
          <w:right w:val="nil"/>
          <w:between w:val="nil"/>
        </w:pBdr>
        <w:shd w:val="clear" w:color="auto" w:fill="FFFFFF"/>
        <w:spacing w:before="80" w:after="80" w:line="240" w:lineRule="auto"/>
        <w:ind w:left="714" w:hanging="357"/>
        <w:jc w:val="left"/>
        <w:rPr>
          <w:color w:val="000000" w:themeColor="text1"/>
        </w:rPr>
      </w:pPr>
      <w:r w:rsidRPr="007E1F99">
        <w:rPr>
          <w:color w:val="000000" w:themeColor="text1"/>
        </w:rPr>
        <w:t xml:space="preserve">MADS (Ministerio de ambiente y desarrollo sostenible). (2017). </w:t>
      </w:r>
      <w:r w:rsidRPr="007E1F99">
        <w:rPr>
          <w:i/>
          <w:iCs/>
          <w:color w:val="000000" w:themeColor="text1"/>
        </w:rPr>
        <w:t>Política Nacional de cambio climático.</w:t>
      </w:r>
      <w:r w:rsidRPr="007E1F99">
        <w:rPr>
          <w:color w:val="000000" w:themeColor="text1"/>
        </w:rPr>
        <w:t xml:space="preserve"> </w:t>
      </w:r>
      <w:hyperlink r:id="rId22" w:history="1">
        <w:r w:rsidR="008A475E" w:rsidRPr="007E1F99">
          <w:rPr>
            <w:rStyle w:val="Hipervnculo"/>
          </w:rPr>
          <w:t>https://www.minambiente.gov.co/wp-content/uploads/2022/01/9.-Politica-Nacional-de-Cambio-Climatico.pdf</w:t>
        </w:r>
      </w:hyperlink>
      <w:r w:rsidR="008A475E" w:rsidRPr="007E1F99">
        <w:rPr>
          <w:color w:val="000000" w:themeColor="text1"/>
        </w:rPr>
        <w:t xml:space="preserve"> </w:t>
      </w:r>
    </w:p>
    <w:p w14:paraId="2541BACC" w14:textId="77777777" w:rsidR="00DB705E" w:rsidRPr="007E1F99" w:rsidRDefault="00DB705E" w:rsidP="003017EB">
      <w:pPr>
        <w:pStyle w:val="Prrafodelista"/>
        <w:numPr>
          <w:ilvl w:val="0"/>
          <w:numId w:val="20"/>
        </w:numPr>
        <w:pBdr>
          <w:top w:val="nil"/>
          <w:left w:val="nil"/>
          <w:bottom w:val="nil"/>
          <w:right w:val="nil"/>
          <w:between w:val="nil"/>
        </w:pBdr>
        <w:shd w:val="clear" w:color="auto" w:fill="FFFFFF"/>
        <w:spacing w:before="80" w:after="80" w:line="240" w:lineRule="auto"/>
        <w:ind w:left="714" w:hanging="357"/>
        <w:jc w:val="left"/>
        <w:rPr>
          <w:color w:val="000000" w:themeColor="text1"/>
          <w:lang w:val="en-US"/>
        </w:rPr>
      </w:pPr>
      <w:r w:rsidRPr="007E1F99">
        <w:rPr>
          <w:color w:val="000000" w:themeColor="text1"/>
          <w:lang w:val="en-US"/>
        </w:rPr>
        <w:t xml:space="preserve">UNFCCC. (2021). </w:t>
      </w:r>
      <w:r w:rsidRPr="007E1F99">
        <w:rPr>
          <w:i/>
          <w:iCs/>
          <w:color w:val="000000" w:themeColor="text1"/>
          <w:lang w:val="en-US"/>
        </w:rPr>
        <w:t>United Nations Climate Change</w:t>
      </w:r>
      <w:r w:rsidRPr="007E1F99">
        <w:rPr>
          <w:color w:val="000000" w:themeColor="text1"/>
          <w:lang w:val="en-US"/>
        </w:rPr>
        <w:t>. https://unfccc.int/es/topics/adaptation-and-resilience/the-big-picture/que-significa-adaptacion-al-cambio-climatico-y-resiliencia-al-clima</w:t>
      </w:r>
    </w:p>
    <w:p w14:paraId="65A7E093" w14:textId="77777777" w:rsidR="00DB705E" w:rsidRPr="007E1F99" w:rsidRDefault="00DB705E" w:rsidP="003017EB">
      <w:pPr>
        <w:pStyle w:val="Prrafodelista"/>
        <w:numPr>
          <w:ilvl w:val="0"/>
          <w:numId w:val="20"/>
        </w:numPr>
        <w:pBdr>
          <w:top w:val="nil"/>
          <w:left w:val="nil"/>
          <w:bottom w:val="nil"/>
          <w:right w:val="nil"/>
          <w:between w:val="nil"/>
        </w:pBdr>
        <w:shd w:val="clear" w:color="auto" w:fill="FFFFFF"/>
        <w:spacing w:before="80" w:after="80" w:line="240" w:lineRule="auto"/>
        <w:ind w:left="714" w:hanging="357"/>
        <w:jc w:val="left"/>
        <w:rPr>
          <w:color w:val="000000" w:themeColor="text1"/>
          <w:lang w:val="en-US"/>
        </w:rPr>
      </w:pPr>
      <w:r w:rsidRPr="007E1F99">
        <w:rPr>
          <w:color w:val="000000" w:themeColor="text1"/>
        </w:rPr>
        <w:t xml:space="preserve">Munang, R., Thiaw, I., Alverson, K., Liu, J. &amp; Han, Z. (2013). </w:t>
      </w:r>
      <w:r w:rsidRPr="007E1F99">
        <w:rPr>
          <w:i/>
          <w:iCs/>
          <w:color w:val="000000" w:themeColor="text1"/>
          <w:lang w:val="en-US"/>
        </w:rPr>
        <w:t>The role of ecosystem services in climate change adaptation and disaster risk reduction.</w:t>
      </w:r>
      <w:r w:rsidRPr="007E1F99">
        <w:rPr>
          <w:color w:val="000000" w:themeColor="text1"/>
          <w:lang w:val="en-US"/>
        </w:rPr>
        <w:t xml:space="preserve"> https://www.sciencedirect.com/science/article/abs/pii/S1877343513000080?via%3Dihub</w:t>
      </w:r>
    </w:p>
    <w:p w14:paraId="745F57A4" w14:textId="77777777" w:rsidR="00DB705E" w:rsidRPr="007E1F99" w:rsidRDefault="00DB705E" w:rsidP="003017EB">
      <w:pPr>
        <w:pStyle w:val="Prrafodelista"/>
        <w:numPr>
          <w:ilvl w:val="0"/>
          <w:numId w:val="20"/>
        </w:numPr>
        <w:pBdr>
          <w:top w:val="nil"/>
          <w:left w:val="nil"/>
          <w:bottom w:val="nil"/>
          <w:right w:val="nil"/>
          <w:between w:val="nil"/>
        </w:pBdr>
        <w:shd w:val="clear" w:color="auto" w:fill="FFFFFF"/>
        <w:spacing w:before="80" w:after="80" w:line="240" w:lineRule="auto"/>
        <w:ind w:left="714" w:hanging="357"/>
        <w:jc w:val="left"/>
        <w:rPr>
          <w:color w:val="000000" w:themeColor="text1"/>
        </w:rPr>
      </w:pPr>
      <w:r w:rsidRPr="007E1F99">
        <w:rPr>
          <w:noProof/>
          <w:color w:val="000000" w:themeColor="text1"/>
        </w:rPr>
        <w:t xml:space="preserve">Peña, L. (2012). </w:t>
      </w:r>
      <w:r w:rsidRPr="007E1F99">
        <w:rPr>
          <w:i/>
          <w:iCs/>
          <w:noProof/>
          <w:color w:val="000000" w:themeColor="text1"/>
        </w:rPr>
        <w:t>Evaluación de los ecosistemas del milenio y geodiversidad</w:t>
      </w:r>
      <w:r w:rsidRPr="007E1F99">
        <w:rPr>
          <w:noProof/>
          <w:color w:val="000000" w:themeColor="text1"/>
        </w:rPr>
        <w:t>. Obtenido de II Jornada sobre geodiversidad del país Vasco, Bilbao: http://catalog.ipbes.net/system/assessment/6/references/files/725/original/n_9.pdf?1424262265</w:t>
      </w:r>
    </w:p>
    <w:p w14:paraId="08B23288" w14:textId="77777777" w:rsidR="00DB705E" w:rsidRPr="007E1F99" w:rsidRDefault="00DB705E" w:rsidP="003017EB">
      <w:pPr>
        <w:pStyle w:val="Prrafodelista"/>
        <w:numPr>
          <w:ilvl w:val="0"/>
          <w:numId w:val="20"/>
        </w:numPr>
        <w:pBdr>
          <w:top w:val="nil"/>
          <w:left w:val="nil"/>
          <w:bottom w:val="nil"/>
          <w:right w:val="nil"/>
          <w:between w:val="nil"/>
        </w:pBdr>
        <w:shd w:val="clear" w:color="auto" w:fill="FFFFFF"/>
        <w:spacing w:before="80" w:after="80" w:line="240" w:lineRule="auto"/>
        <w:ind w:left="714" w:hanging="357"/>
        <w:jc w:val="left"/>
        <w:rPr>
          <w:color w:val="000000" w:themeColor="text1"/>
        </w:rPr>
      </w:pPr>
      <w:r w:rsidRPr="007E1F99">
        <w:rPr>
          <w:color w:val="000000" w:themeColor="text1"/>
        </w:rPr>
        <w:t xml:space="preserve">Morales, M., Rodríguez, N., Ramos, L., Rozo, C., Cardona, D., Cruz, S. &amp; Gómez, C. (2012). </w:t>
      </w:r>
      <w:r w:rsidRPr="007E1F99">
        <w:rPr>
          <w:i/>
          <w:iCs/>
          <w:color w:val="000000" w:themeColor="text1"/>
        </w:rPr>
        <w:t xml:space="preserve">Proceso metodológico y aplicación para la definición de la Estructura Ecológica Nacional: Énfasis en servicios ecosistémicos - Escala 1:500.000. </w:t>
      </w:r>
      <w:r w:rsidRPr="007E1F99">
        <w:rPr>
          <w:color w:val="000000" w:themeColor="text1"/>
        </w:rPr>
        <w:t>Instituto de Hidrología, Meteorología y Estudios Ambientales –IDEAM-. https://www.siac.gov.co/documentos/EstructuraEcologica500_informeIDEAM_ago2012-2.pdf</w:t>
      </w:r>
    </w:p>
    <w:p w14:paraId="374939F0" w14:textId="77777777" w:rsidR="00DB705E" w:rsidRPr="007E1F99" w:rsidRDefault="00DB705E" w:rsidP="003017EB">
      <w:pPr>
        <w:pStyle w:val="Prrafodelista"/>
        <w:numPr>
          <w:ilvl w:val="0"/>
          <w:numId w:val="20"/>
        </w:numPr>
        <w:pBdr>
          <w:top w:val="nil"/>
          <w:left w:val="nil"/>
          <w:bottom w:val="nil"/>
          <w:right w:val="nil"/>
          <w:between w:val="nil"/>
        </w:pBdr>
        <w:shd w:val="clear" w:color="auto" w:fill="FFFFFF"/>
        <w:spacing w:before="80" w:after="80" w:line="240" w:lineRule="auto"/>
        <w:ind w:left="714" w:hanging="357"/>
        <w:jc w:val="left"/>
        <w:rPr>
          <w:color w:val="000000" w:themeColor="text1"/>
          <w:lang w:val="en-US"/>
        </w:rPr>
      </w:pPr>
      <w:r w:rsidRPr="007E1F99">
        <w:rPr>
          <w:noProof/>
          <w:color w:val="000000" w:themeColor="text1"/>
          <w:lang w:val="en-US"/>
        </w:rPr>
        <w:t xml:space="preserve">De Groot, R. S., Alkemade, R., Braat, L., Hein, L. &amp; Willemen, L. (2010). </w:t>
      </w:r>
      <w:r w:rsidRPr="007E1F99">
        <w:rPr>
          <w:i/>
          <w:iCs/>
          <w:noProof/>
          <w:color w:val="000000" w:themeColor="text1"/>
          <w:lang w:val="en-US"/>
        </w:rPr>
        <w:t>Ecological complexity.</w:t>
      </w:r>
      <w:r w:rsidRPr="007E1F99">
        <w:rPr>
          <w:noProof/>
          <w:color w:val="000000" w:themeColor="text1"/>
          <w:lang w:val="en-US"/>
        </w:rPr>
        <w:t xml:space="preserve"> </w:t>
      </w:r>
      <w:r w:rsidRPr="007E1F99">
        <w:rPr>
          <w:color w:val="000000" w:themeColor="text1"/>
          <w:lang w:val="en-US"/>
        </w:rPr>
        <w:t>https://</w:t>
      </w:r>
      <w:r w:rsidRPr="007E1F99">
        <w:rPr>
          <w:noProof/>
          <w:color w:val="000000" w:themeColor="text1"/>
          <w:lang w:val="en-US"/>
        </w:rPr>
        <w:t>www.elsevier.com/locate/ecocom</w:t>
      </w:r>
    </w:p>
    <w:p w14:paraId="0F407E50" w14:textId="77777777" w:rsidR="00DB705E" w:rsidRPr="007E1F99" w:rsidRDefault="00DB705E" w:rsidP="003017EB">
      <w:pPr>
        <w:pStyle w:val="Prrafodelista"/>
        <w:numPr>
          <w:ilvl w:val="0"/>
          <w:numId w:val="20"/>
        </w:numPr>
        <w:pBdr>
          <w:top w:val="nil"/>
          <w:left w:val="nil"/>
          <w:bottom w:val="nil"/>
          <w:right w:val="nil"/>
          <w:between w:val="nil"/>
        </w:pBdr>
        <w:shd w:val="clear" w:color="auto" w:fill="FFFFFF"/>
        <w:spacing w:before="80" w:after="80" w:line="240" w:lineRule="auto"/>
        <w:ind w:left="714" w:hanging="357"/>
        <w:jc w:val="left"/>
        <w:rPr>
          <w:color w:val="000000" w:themeColor="text1"/>
        </w:rPr>
      </w:pPr>
      <w:r w:rsidRPr="007E1F99">
        <w:rPr>
          <w:color w:val="000000" w:themeColor="text1"/>
        </w:rPr>
        <w:t xml:space="preserve">UNDRR. (2019). </w:t>
      </w:r>
      <w:r w:rsidRPr="007E1F99">
        <w:rPr>
          <w:i/>
          <w:iCs/>
          <w:color w:val="000000" w:themeColor="text1"/>
        </w:rPr>
        <w:t>Informe de Evaluación Global sobre la Reducción del Riesgo de desastres-GAR19.</w:t>
      </w:r>
      <w:r w:rsidRPr="007E1F99">
        <w:rPr>
          <w:color w:val="000000" w:themeColor="text1"/>
        </w:rPr>
        <w:t xml:space="preserve"> https://www.eird.org/americas/docs/gar-sintesis-2019.pdf</w:t>
      </w:r>
    </w:p>
    <w:p w14:paraId="383A7989" w14:textId="77777777" w:rsidR="00DB705E" w:rsidRPr="007E1F99" w:rsidRDefault="00DB705E" w:rsidP="003017EB">
      <w:pPr>
        <w:pStyle w:val="Prrafodelista"/>
        <w:numPr>
          <w:ilvl w:val="0"/>
          <w:numId w:val="20"/>
        </w:numPr>
        <w:pBdr>
          <w:top w:val="nil"/>
          <w:left w:val="nil"/>
          <w:bottom w:val="nil"/>
          <w:right w:val="nil"/>
          <w:between w:val="nil"/>
        </w:pBdr>
        <w:shd w:val="clear" w:color="auto" w:fill="FFFFFF"/>
        <w:spacing w:before="80" w:after="80" w:line="240" w:lineRule="auto"/>
        <w:ind w:left="714" w:hanging="357"/>
        <w:jc w:val="left"/>
        <w:rPr>
          <w:color w:val="000000" w:themeColor="text1"/>
          <w:lang w:val="en-US"/>
        </w:rPr>
      </w:pPr>
      <w:r w:rsidRPr="007E1F99">
        <w:rPr>
          <w:color w:val="000000" w:themeColor="text1"/>
          <w:lang w:val="en-US"/>
        </w:rPr>
        <w:t xml:space="preserve">World Bank. (2019). </w:t>
      </w:r>
      <w:r w:rsidRPr="007E1F99">
        <w:rPr>
          <w:i/>
          <w:iCs/>
          <w:color w:val="000000" w:themeColor="text1"/>
          <w:lang w:val="en-US"/>
        </w:rPr>
        <w:t xml:space="preserve">Forces of Nature: Assessment and Economic Valuation of Coastal Protection Services Provided by Mangroves in Jamaica. </w:t>
      </w:r>
      <w:r w:rsidRPr="007E1F99">
        <w:rPr>
          <w:color w:val="000000" w:themeColor="text1"/>
          <w:lang w:val="en-US"/>
        </w:rPr>
        <w:t>https://documents1.worldbank.org/curated/en/357921613108097096/pdf/Forces-of-Nature-Assessment-and-Economic-Valuation-of-Coastal-Protection-Services-Provided-by-Mangroves-in-Jamaica.pdf</w:t>
      </w:r>
    </w:p>
    <w:p w14:paraId="255FDC96" w14:textId="1B293E13" w:rsidR="009669D9" w:rsidRPr="007E1F99" w:rsidRDefault="008A475E" w:rsidP="003017EB">
      <w:pPr>
        <w:pStyle w:val="Prrafodelista"/>
        <w:numPr>
          <w:ilvl w:val="0"/>
          <w:numId w:val="20"/>
        </w:numPr>
        <w:pBdr>
          <w:top w:val="nil"/>
          <w:left w:val="nil"/>
          <w:bottom w:val="nil"/>
          <w:right w:val="nil"/>
          <w:between w:val="nil"/>
        </w:pBdr>
        <w:shd w:val="clear" w:color="auto" w:fill="FFFFFF"/>
        <w:spacing w:before="80" w:after="80" w:line="240" w:lineRule="auto"/>
        <w:ind w:left="714" w:right="0" w:hanging="357"/>
        <w:jc w:val="left"/>
        <w:rPr>
          <w:color w:val="000000" w:themeColor="text1"/>
        </w:rPr>
      </w:pPr>
      <w:r w:rsidRPr="007E1F99">
        <w:rPr>
          <w:color w:val="000000" w:themeColor="text1"/>
        </w:rPr>
        <w:t>Secretaria de M</w:t>
      </w:r>
      <w:r w:rsidR="009669D9" w:rsidRPr="007E1F99">
        <w:rPr>
          <w:color w:val="000000" w:themeColor="text1"/>
        </w:rPr>
        <w:t xml:space="preserve">edio </w:t>
      </w:r>
      <w:r w:rsidRPr="007E1F99">
        <w:rPr>
          <w:color w:val="000000" w:themeColor="text1"/>
        </w:rPr>
        <w:t>A</w:t>
      </w:r>
      <w:r w:rsidR="009669D9" w:rsidRPr="007E1F99">
        <w:rPr>
          <w:color w:val="000000" w:themeColor="text1"/>
        </w:rPr>
        <w:t xml:space="preserve">mbiente y </w:t>
      </w:r>
      <w:r w:rsidRPr="007E1F99">
        <w:rPr>
          <w:color w:val="000000" w:themeColor="text1"/>
        </w:rPr>
        <w:t>R</w:t>
      </w:r>
      <w:r w:rsidR="009669D9" w:rsidRPr="007E1F99">
        <w:rPr>
          <w:color w:val="000000" w:themeColor="text1"/>
        </w:rPr>
        <w:t xml:space="preserve">ecursos </w:t>
      </w:r>
      <w:r w:rsidRPr="007E1F99">
        <w:rPr>
          <w:color w:val="000000" w:themeColor="text1"/>
        </w:rPr>
        <w:t>N</w:t>
      </w:r>
      <w:r w:rsidR="009669D9" w:rsidRPr="007E1F99">
        <w:rPr>
          <w:color w:val="000000" w:themeColor="text1"/>
        </w:rPr>
        <w:t>aturales, Xalapa H.</w:t>
      </w:r>
      <w:r w:rsidRPr="007E1F99">
        <w:rPr>
          <w:color w:val="000000" w:themeColor="text1"/>
        </w:rPr>
        <w:t xml:space="preserve"> </w:t>
      </w:r>
      <w:r w:rsidR="009669D9" w:rsidRPr="007E1F99">
        <w:rPr>
          <w:color w:val="000000" w:themeColor="text1"/>
        </w:rPr>
        <w:t>Ayuntamiento, Fondo Golfo d</w:t>
      </w:r>
      <w:r w:rsidR="00A31B6E" w:rsidRPr="007E1F99">
        <w:rPr>
          <w:color w:val="000000" w:themeColor="text1"/>
        </w:rPr>
        <w:t>e México, Wageningen University &amp; R</w:t>
      </w:r>
      <w:r w:rsidR="009669D9" w:rsidRPr="007E1F99">
        <w:rPr>
          <w:color w:val="000000" w:themeColor="text1"/>
        </w:rPr>
        <w:t xml:space="preserve">esearch, ONU </w:t>
      </w:r>
      <w:r w:rsidR="00A31B6E" w:rsidRPr="007E1F99">
        <w:rPr>
          <w:color w:val="000000" w:themeColor="text1"/>
        </w:rPr>
        <w:t>M</w:t>
      </w:r>
      <w:r w:rsidR="009669D9" w:rsidRPr="007E1F99">
        <w:rPr>
          <w:color w:val="000000" w:themeColor="text1"/>
        </w:rPr>
        <w:t xml:space="preserve">edio </w:t>
      </w:r>
      <w:r w:rsidR="00A31B6E" w:rsidRPr="007E1F99">
        <w:rPr>
          <w:color w:val="000000" w:themeColor="text1"/>
        </w:rPr>
        <w:t>A</w:t>
      </w:r>
      <w:r w:rsidR="009669D9" w:rsidRPr="007E1F99">
        <w:rPr>
          <w:color w:val="000000" w:themeColor="text1"/>
        </w:rPr>
        <w:t xml:space="preserve">mbiente &amp; GEF. (2020). </w:t>
      </w:r>
      <w:r w:rsidR="00A31B6E" w:rsidRPr="007E1F99">
        <w:rPr>
          <w:i/>
          <w:color w:val="000000" w:themeColor="text1"/>
        </w:rPr>
        <w:t>C</w:t>
      </w:r>
      <w:r w:rsidR="009669D9" w:rsidRPr="007E1F99">
        <w:rPr>
          <w:i/>
          <w:iCs/>
          <w:color w:val="000000" w:themeColor="text1"/>
        </w:rPr>
        <w:t>onstrucción de la resiliencia climática en sistemas urbanos mediante la adaptación basada en ecosistemas AbE, en América Latina y El Caribe.</w:t>
      </w:r>
      <w:r w:rsidR="009669D9" w:rsidRPr="007E1F99">
        <w:rPr>
          <w:color w:val="000000" w:themeColor="text1"/>
        </w:rPr>
        <w:t xml:space="preserve"> México. https://cityadapt.com/wp-content/uploads/2020/04/191027-Ana%CC%81lisis-de-Vulnerabildiad-Xalapa.pdf</w:t>
      </w:r>
    </w:p>
    <w:p w14:paraId="03360CDB" w14:textId="77777777" w:rsidR="00DB705E" w:rsidRPr="007E1F99" w:rsidRDefault="00DB705E" w:rsidP="003017EB">
      <w:pPr>
        <w:pStyle w:val="Prrafodelista"/>
        <w:numPr>
          <w:ilvl w:val="0"/>
          <w:numId w:val="20"/>
        </w:numPr>
        <w:pBdr>
          <w:top w:val="nil"/>
          <w:left w:val="nil"/>
          <w:bottom w:val="nil"/>
          <w:right w:val="nil"/>
          <w:between w:val="nil"/>
        </w:pBdr>
        <w:shd w:val="clear" w:color="auto" w:fill="FFFFFF"/>
        <w:spacing w:before="80" w:after="80" w:line="240" w:lineRule="auto"/>
        <w:ind w:left="714" w:hanging="357"/>
        <w:jc w:val="left"/>
        <w:rPr>
          <w:color w:val="000000" w:themeColor="text1"/>
        </w:rPr>
      </w:pPr>
      <w:r w:rsidRPr="007E1F99">
        <w:rPr>
          <w:color w:val="000000" w:themeColor="text1"/>
        </w:rPr>
        <w:t xml:space="preserve">Baptiste, B. &amp; Rinaudo, M.E. (2018). </w:t>
      </w:r>
      <w:r w:rsidRPr="007E1F99">
        <w:rPr>
          <w:i/>
          <w:iCs/>
          <w:color w:val="000000" w:themeColor="text1"/>
        </w:rPr>
        <w:t>Soluciones basadas en la naturaleza- Herramientas para fortalecer las TSS. Biodiversidad: Ficha 407.</w:t>
      </w:r>
      <w:r w:rsidRPr="007E1F99">
        <w:rPr>
          <w:color w:val="000000" w:themeColor="text1"/>
        </w:rPr>
        <w:t xml:space="preserve"> http://reporte.humboldt.org.co/assets/docs/2019/4/407/biodiversidad-2019-407-ficha.pdf.</w:t>
      </w:r>
    </w:p>
    <w:p w14:paraId="4B97E468" w14:textId="77777777" w:rsidR="00DB705E" w:rsidRPr="007E1F99" w:rsidRDefault="00DB705E" w:rsidP="003017EB">
      <w:pPr>
        <w:pStyle w:val="Prrafodelista"/>
        <w:numPr>
          <w:ilvl w:val="0"/>
          <w:numId w:val="20"/>
        </w:numPr>
        <w:pBdr>
          <w:top w:val="nil"/>
          <w:left w:val="nil"/>
          <w:bottom w:val="nil"/>
          <w:right w:val="nil"/>
          <w:between w:val="nil"/>
        </w:pBdr>
        <w:shd w:val="clear" w:color="auto" w:fill="FFFFFF"/>
        <w:spacing w:before="80" w:after="80" w:line="240" w:lineRule="auto"/>
        <w:ind w:left="714" w:hanging="357"/>
        <w:jc w:val="left"/>
        <w:rPr>
          <w:color w:val="000000" w:themeColor="text1"/>
        </w:rPr>
      </w:pPr>
      <w:r w:rsidRPr="007E1F99">
        <w:rPr>
          <w:color w:val="000000" w:themeColor="text1"/>
          <w:lang w:val="en-US"/>
        </w:rPr>
        <w:t xml:space="preserve">Faivre, N., Sgobbi, A., Happaerts, S., Raynal , J. &amp; Schmidt, I. (2018.). </w:t>
      </w:r>
      <w:r w:rsidRPr="007E1F99">
        <w:rPr>
          <w:i/>
          <w:iCs/>
          <w:color w:val="000000" w:themeColor="text1"/>
          <w:lang w:val="en-US"/>
        </w:rPr>
        <w:t xml:space="preserve">Translating the Sendai Framework into action: The EU approach to ecosystem based disaster risk </w:t>
      </w:r>
      <w:r w:rsidRPr="007E1F99">
        <w:rPr>
          <w:i/>
          <w:iCs/>
          <w:color w:val="000000" w:themeColor="text1"/>
          <w:lang w:val="en-US"/>
        </w:rPr>
        <w:lastRenderedPageBreak/>
        <w:t>reduction, international journal of risk reduction.</w:t>
      </w:r>
      <w:r w:rsidRPr="007E1F99">
        <w:rPr>
          <w:color w:val="000000" w:themeColor="text1"/>
          <w:lang w:val="en-US"/>
        </w:rPr>
        <w:t xml:space="preserve"> </w:t>
      </w:r>
      <w:r w:rsidRPr="007E1F99">
        <w:rPr>
          <w:color w:val="000000" w:themeColor="text1"/>
        </w:rPr>
        <w:t xml:space="preserve">Sendai, Japón. </w:t>
      </w:r>
      <w:hyperlink r:id="rId23" w:tgtFrame="_blank" w:tooltip="Persistent link using digital object identifier" w:history="1">
        <w:r w:rsidRPr="007E1F99">
          <w:rPr>
            <w:rStyle w:val="Hipervnculo"/>
            <w:color w:val="000000" w:themeColor="text1"/>
            <w:u w:val="none"/>
          </w:rPr>
          <w:t>https://doi.org/10.1016/j.ijdrr.2017.12.015</w:t>
        </w:r>
      </w:hyperlink>
    </w:p>
    <w:p w14:paraId="5833ABF1" w14:textId="77777777" w:rsidR="007E1F99" w:rsidRDefault="00A31B6E" w:rsidP="003017EB">
      <w:pPr>
        <w:pStyle w:val="Prrafodelista"/>
        <w:numPr>
          <w:ilvl w:val="0"/>
          <w:numId w:val="20"/>
        </w:numPr>
        <w:pBdr>
          <w:top w:val="nil"/>
          <w:left w:val="nil"/>
          <w:bottom w:val="nil"/>
          <w:right w:val="nil"/>
          <w:between w:val="nil"/>
        </w:pBdr>
        <w:shd w:val="clear" w:color="auto" w:fill="FFFFFF"/>
        <w:spacing w:before="80" w:after="80" w:line="240" w:lineRule="auto"/>
        <w:ind w:left="714" w:hanging="357"/>
        <w:jc w:val="left"/>
        <w:rPr>
          <w:color w:val="000000" w:themeColor="text1"/>
        </w:rPr>
      </w:pPr>
      <w:r w:rsidRPr="007E1F99">
        <w:rPr>
          <w:color w:val="000000" w:themeColor="text1"/>
        </w:rPr>
        <w:t>Ospina-Arango, O.L.,</w:t>
      </w:r>
      <w:r w:rsidR="00DB705E" w:rsidRPr="007E1F99">
        <w:rPr>
          <w:color w:val="000000" w:themeColor="text1"/>
        </w:rPr>
        <w:t xml:space="preserve"> Vanegas-Pinzón, S.</w:t>
      </w:r>
      <w:r w:rsidRPr="007E1F99">
        <w:rPr>
          <w:color w:val="000000" w:themeColor="text1"/>
        </w:rPr>
        <w:t>,</w:t>
      </w:r>
      <w:r w:rsidR="00DB705E" w:rsidRPr="007E1F99">
        <w:rPr>
          <w:color w:val="000000" w:themeColor="text1"/>
        </w:rPr>
        <w:t xml:space="preserve"> Escobar-Niño, G. A.</w:t>
      </w:r>
      <w:r w:rsidRPr="007E1F99">
        <w:rPr>
          <w:color w:val="000000" w:themeColor="text1"/>
        </w:rPr>
        <w:t>,</w:t>
      </w:r>
      <w:r w:rsidR="00DB705E" w:rsidRPr="007E1F99">
        <w:rPr>
          <w:color w:val="000000" w:themeColor="text1"/>
        </w:rPr>
        <w:t xml:space="preserve"> Ramírez, W. &amp; Sánchez, J.J. (2015). </w:t>
      </w:r>
      <w:r w:rsidR="00DB705E" w:rsidRPr="007E1F99">
        <w:rPr>
          <w:i/>
          <w:color w:val="000000" w:themeColor="text1"/>
        </w:rPr>
        <w:t>Plan Nacional de Restauración: Restauración ecológica, rehabilitación y recuperación de áreas disturbadas</w:t>
      </w:r>
      <w:r w:rsidR="00DB705E" w:rsidRPr="007E1F99">
        <w:rPr>
          <w:color w:val="000000" w:themeColor="text1"/>
        </w:rPr>
        <w:t>. Ministerio de Ambiente y Desarrollo Sostenible.  Bogotá, D.C. Colombia.</w:t>
      </w:r>
    </w:p>
    <w:p w14:paraId="107CF356" w14:textId="73171954" w:rsidR="0037190F" w:rsidRPr="007E1F99" w:rsidRDefault="00DB705E" w:rsidP="007E1F99">
      <w:pPr>
        <w:pStyle w:val="Prrafodelista"/>
        <w:pBdr>
          <w:top w:val="nil"/>
          <w:left w:val="nil"/>
          <w:bottom w:val="nil"/>
          <w:right w:val="nil"/>
          <w:between w:val="nil"/>
        </w:pBdr>
        <w:shd w:val="clear" w:color="auto" w:fill="FFFFFF"/>
        <w:spacing w:before="80" w:after="80" w:line="240" w:lineRule="auto"/>
        <w:ind w:left="714" w:firstLine="0"/>
        <w:jc w:val="left"/>
        <w:rPr>
          <w:color w:val="000000" w:themeColor="text1"/>
        </w:rPr>
      </w:pPr>
      <w:r w:rsidRPr="007E1F99">
        <w:rPr>
          <w:color w:val="000000" w:themeColor="text1"/>
        </w:rPr>
        <w:t xml:space="preserve"> </w:t>
      </w:r>
    </w:p>
    <w:sectPr w:rsidR="0037190F" w:rsidRPr="007E1F99" w:rsidSect="008D05F6">
      <w:headerReference w:type="even" r:id="rId24"/>
      <w:headerReference w:type="default" r:id="rId25"/>
      <w:footerReference w:type="even" r:id="rId26"/>
      <w:footerReference w:type="default" r:id="rId27"/>
      <w:headerReference w:type="first" r:id="rId28"/>
      <w:pgSz w:w="12240" w:h="15840"/>
      <w:pgMar w:top="2696" w:right="1674" w:bottom="1420" w:left="1702" w:header="706"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293214" w14:textId="77777777" w:rsidR="00C81169" w:rsidRDefault="00C81169">
      <w:pPr>
        <w:spacing w:after="0" w:line="240" w:lineRule="auto"/>
      </w:pPr>
      <w:r>
        <w:separator/>
      </w:r>
    </w:p>
  </w:endnote>
  <w:endnote w:type="continuationSeparator" w:id="0">
    <w:p w14:paraId="6FC6BA6D" w14:textId="77777777" w:rsidR="00C81169" w:rsidRDefault="00C81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704A1F" w14:textId="77777777" w:rsidR="00FF22DC" w:rsidRDefault="00FF22DC">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end"/>
    </w:r>
  </w:p>
  <w:p w14:paraId="2ED866F2" w14:textId="77777777" w:rsidR="00FF22DC" w:rsidRDefault="00FF22DC">
    <w:pPr>
      <w:pBdr>
        <w:top w:val="nil"/>
        <w:left w:val="nil"/>
        <w:bottom w:val="nil"/>
        <w:right w:val="nil"/>
        <w:between w:val="nil"/>
      </w:pBdr>
      <w:tabs>
        <w:tab w:val="center" w:pos="4680"/>
        <w:tab w:val="right" w:pos="9360"/>
      </w:tabs>
      <w:spacing w:after="0"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433FC2" w14:textId="4C57CAA8" w:rsidR="00FF22DC" w:rsidRDefault="00FF22DC">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4C1EC9">
      <w:rPr>
        <w:noProof/>
      </w:rPr>
      <w:t>26</w:t>
    </w:r>
    <w:r>
      <w:fldChar w:fldCharType="end"/>
    </w:r>
  </w:p>
  <w:p w14:paraId="0DF1E0ED" w14:textId="77777777" w:rsidR="00FF22DC" w:rsidRDefault="00FF22DC">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370FA6" w14:textId="77777777" w:rsidR="00C81169" w:rsidRDefault="00C81169">
      <w:pPr>
        <w:spacing w:after="0" w:line="240" w:lineRule="auto"/>
      </w:pPr>
      <w:r>
        <w:separator/>
      </w:r>
    </w:p>
  </w:footnote>
  <w:footnote w:type="continuationSeparator" w:id="0">
    <w:p w14:paraId="0DF940EC" w14:textId="77777777" w:rsidR="00C81169" w:rsidRDefault="00C8116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38CFAA" w14:textId="77777777" w:rsidR="00FF22DC" w:rsidRDefault="00FF22DC">
    <w:pPr>
      <w:spacing w:after="0" w:line="259" w:lineRule="auto"/>
      <w:ind w:left="-1702" w:right="7115" w:firstLine="0"/>
      <w:jc w:val="left"/>
    </w:pPr>
    <w:r>
      <w:rPr>
        <w:noProof/>
        <w:lang w:bidi="ar-SA"/>
      </w:rPr>
      <w:drawing>
        <wp:anchor distT="0" distB="0" distL="114300" distR="114300" simplePos="0" relativeHeight="251662336" behindDoc="0" locked="0" layoutInCell="1" hidden="0" allowOverlap="1" wp14:anchorId="4ED00144" wp14:editId="1CCD6B4B">
          <wp:simplePos x="0" y="0"/>
          <wp:positionH relativeFrom="page">
            <wp:posOffset>4762500</wp:posOffset>
          </wp:positionH>
          <wp:positionV relativeFrom="page">
            <wp:posOffset>461772</wp:posOffset>
          </wp:positionV>
          <wp:extent cx="2420112" cy="1095756"/>
          <wp:effectExtent l="0" t="0" r="0" b="0"/>
          <wp:wrapSquare wrapText="bothSides" distT="0" distB="0" distL="114300" distR="114300"/>
          <wp:docPr id="688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2420112" cy="1095756"/>
                  </a:xfrm>
                  <a:prstGeom prst="rect">
                    <a:avLst/>
                  </a:prstGeom>
                  <a:ln/>
                </pic:spPr>
              </pic:pic>
            </a:graphicData>
          </a:graphic>
        </wp:anchor>
      </w:drawing>
    </w:r>
    <w:r>
      <w:rPr>
        <w:rFonts w:ascii="Calibri" w:eastAsia="Calibri" w:hAnsi="Calibri" w:cs="Calibri"/>
        <w:noProof/>
        <w:lang w:bidi="ar-SA"/>
      </w:rPr>
      <mc:AlternateContent>
        <mc:Choice Requires="wpg">
          <w:drawing>
            <wp:anchor distT="0" distB="0" distL="114300" distR="114300" simplePos="0" relativeHeight="251663360" behindDoc="0" locked="0" layoutInCell="1" hidden="0" allowOverlap="1" wp14:anchorId="0F99CAB4" wp14:editId="1A02268C">
              <wp:simplePos x="0" y="0"/>
              <wp:positionH relativeFrom="page">
                <wp:posOffset>961644</wp:posOffset>
              </wp:positionH>
              <wp:positionV relativeFrom="page">
                <wp:posOffset>448056</wp:posOffset>
              </wp:positionV>
              <wp:extent cx="1229868" cy="1223772"/>
              <wp:effectExtent l="0" t="0" r="0" b="0"/>
              <wp:wrapSquare wrapText="bothSides" distT="0" distB="0" distL="114300" distR="114300"/>
              <wp:docPr id="6883" name="Grupo 6883"/>
              <wp:cNvGraphicFramePr/>
              <a:graphic xmlns:a="http://schemas.openxmlformats.org/drawingml/2006/main">
                <a:graphicData uri="http://schemas.microsoft.com/office/word/2010/wordprocessingGroup">
                  <wpg:wgp>
                    <wpg:cNvGrpSpPr/>
                    <wpg:grpSpPr>
                      <a:xfrm>
                        <a:off x="0" y="0"/>
                        <a:ext cx="1229868" cy="1223772"/>
                        <a:chOff x="4731066" y="3168114"/>
                        <a:chExt cx="1229868" cy="1223772"/>
                      </a:xfrm>
                    </wpg:grpSpPr>
                    <wpg:grpSp>
                      <wpg:cNvPr id="19" name="Grupo 19"/>
                      <wpg:cNvGrpSpPr/>
                      <wpg:grpSpPr>
                        <a:xfrm>
                          <a:off x="4731066" y="3168114"/>
                          <a:ext cx="1229868" cy="1223772"/>
                          <a:chOff x="0" y="0"/>
                          <a:chExt cx="1229868" cy="1223772"/>
                        </a:xfrm>
                      </wpg:grpSpPr>
                      <wps:wsp>
                        <wps:cNvPr id="20" name="Rectángulo 20"/>
                        <wps:cNvSpPr/>
                        <wps:spPr>
                          <a:xfrm>
                            <a:off x="0" y="0"/>
                            <a:ext cx="1229850" cy="1223750"/>
                          </a:xfrm>
                          <a:prstGeom prst="rect">
                            <a:avLst/>
                          </a:prstGeom>
                          <a:noFill/>
                          <a:ln>
                            <a:noFill/>
                          </a:ln>
                        </wps:spPr>
                        <wps:txbx>
                          <w:txbxContent>
                            <w:p w14:paraId="20552B82" w14:textId="77777777" w:rsidR="00FF22DC" w:rsidRDefault="00FF22D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22" name="Rectángulo 22"/>
                        <wps:cNvSpPr/>
                        <wps:spPr>
                          <a:xfrm>
                            <a:off x="119177" y="21592"/>
                            <a:ext cx="56129" cy="178919"/>
                          </a:xfrm>
                          <a:prstGeom prst="rect">
                            <a:avLst/>
                          </a:prstGeom>
                          <a:noFill/>
                          <a:ln>
                            <a:noFill/>
                          </a:ln>
                        </wps:spPr>
                        <wps:txbx>
                          <w:txbxContent>
                            <w:p w14:paraId="1A85C7CD" w14:textId="77777777" w:rsidR="00FF22DC" w:rsidRDefault="00FF22DC">
                              <w:pPr>
                                <w:spacing w:after="160" w:line="258" w:lineRule="auto"/>
                                <w:ind w:left="0" w:right="0" w:firstLine="0"/>
                                <w:jc w:val="left"/>
                                <w:textDirection w:val="btLr"/>
                              </w:pPr>
                              <w:r>
                                <w:rPr>
                                  <w:rFonts w:ascii="Trebuchet MS" w:eastAsia="Trebuchet MS" w:hAnsi="Trebuchet MS" w:cs="Trebuchet MS"/>
                                </w:rPr>
                                <w:t xml:space="preserve"> </w:t>
                              </w:r>
                            </w:p>
                          </w:txbxContent>
                        </wps:txbx>
                        <wps:bodyPr spcFirstLastPara="1" wrap="square" lIns="0" tIns="0" rIns="0" bIns="0" anchor="t" anchorCtr="0">
                          <a:noAutofit/>
                        </wps:bodyPr>
                      </wps:wsp>
                      <wps:wsp>
                        <wps:cNvPr id="25" name="Forma libre: forma 25"/>
                        <wps:cNvSpPr/>
                        <wps:spPr>
                          <a:xfrm>
                            <a:off x="298704" y="0"/>
                            <a:ext cx="664464" cy="967232"/>
                          </a:xfrm>
                          <a:custGeom>
                            <a:avLst/>
                            <a:gdLst/>
                            <a:ahLst/>
                            <a:cxnLst/>
                            <a:rect l="l" t="t" r="r" b="b"/>
                            <a:pathLst>
                              <a:path w="664464" h="967232" extrusionOk="0">
                                <a:moveTo>
                                  <a:pt x="358013" y="0"/>
                                </a:moveTo>
                                <a:lnTo>
                                  <a:pt x="380111" y="4445"/>
                                </a:lnTo>
                                <a:lnTo>
                                  <a:pt x="398653" y="16001"/>
                                </a:lnTo>
                                <a:lnTo>
                                  <a:pt x="411480" y="33655"/>
                                </a:lnTo>
                                <a:lnTo>
                                  <a:pt x="415544" y="55118"/>
                                </a:lnTo>
                                <a:lnTo>
                                  <a:pt x="415544" y="76073"/>
                                </a:lnTo>
                                <a:lnTo>
                                  <a:pt x="424815" y="65532"/>
                                </a:lnTo>
                                <a:lnTo>
                                  <a:pt x="436372" y="57276"/>
                                </a:lnTo>
                                <a:lnTo>
                                  <a:pt x="449707" y="52324"/>
                                </a:lnTo>
                                <a:lnTo>
                                  <a:pt x="464820" y="50673"/>
                                </a:lnTo>
                                <a:lnTo>
                                  <a:pt x="487426" y="55118"/>
                                </a:lnTo>
                                <a:lnTo>
                                  <a:pt x="505460" y="66675"/>
                                </a:lnTo>
                                <a:lnTo>
                                  <a:pt x="512445" y="76073"/>
                                </a:lnTo>
                                <a:lnTo>
                                  <a:pt x="514223" y="78232"/>
                                </a:lnTo>
                                <a:lnTo>
                                  <a:pt x="518287" y="84327"/>
                                </a:lnTo>
                                <a:lnTo>
                                  <a:pt x="522859" y="105283"/>
                                </a:lnTo>
                                <a:lnTo>
                                  <a:pt x="522859" y="131190"/>
                                </a:lnTo>
                                <a:lnTo>
                                  <a:pt x="522859" y="287655"/>
                                </a:lnTo>
                                <a:lnTo>
                                  <a:pt x="537337" y="277240"/>
                                </a:lnTo>
                                <a:lnTo>
                                  <a:pt x="553593" y="269494"/>
                                </a:lnTo>
                                <a:lnTo>
                                  <a:pt x="571627" y="264540"/>
                                </a:lnTo>
                                <a:lnTo>
                                  <a:pt x="590804" y="262889"/>
                                </a:lnTo>
                                <a:lnTo>
                                  <a:pt x="605282" y="262889"/>
                                </a:lnTo>
                                <a:lnTo>
                                  <a:pt x="605282" y="287655"/>
                                </a:lnTo>
                                <a:lnTo>
                                  <a:pt x="605282" y="580262"/>
                                </a:lnTo>
                                <a:lnTo>
                                  <a:pt x="604139" y="595757"/>
                                </a:lnTo>
                                <a:lnTo>
                                  <a:pt x="599440" y="611124"/>
                                </a:lnTo>
                                <a:lnTo>
                                  <a:pt x="592455" y="624967"/>
                                </a:lnTo>
                                <a:lnTo>
                                  <a:pt x="583184" y="637667"/>
                                </a:lnTo>
                                <a:lnTo>
                                  <a:pt x="664464" y="637667"/>
                                </a:lnTo>
                                <a:lnTo>
                                  <a:pt x="664464" y="652018"/>
                                </a:lnTo>
                                <a:lnTo>
                                  <a:pt x="661543" y="694436"/>
                                </a:lnTo>
                                <a:lnTo>
                                  <a:pt x="652907" y="735202"/>
                                </a:lnTo>
                                <a:lnTo>
                                  <a:pt x="638302" y="774319"/>
                                </a:lnTo>
                                <a:lnTo>
                                  <a:pt x="619252" y="810640"/>
                                </a:lnTo>
                                <a:lnTo>
                                  <a:pt x="595376" y="844296"/>
                                </a:lnTo>
                                <a:lnTo>
                                  <a:pt x="566928" y="874649"/>
                                </a:lnTo>
                                <a:lnTo>
                                  <a:pt x="535051" y="901573"/>
                                </a:lnTo>
                                <a:lnTo>
                                  <a:pt x="499618" y="924179"/>
                                </a:lnTo>
                                <a:lnTo>
                                  <a:pt x="461391" y="942339"/>
                                </a:lnTo>
                                <a:lnTo>
                                  <a:pt x="420751" y="956183"/>
                                </a:lnTo>
                                <a:lnTo>
                                  <a:pt x="377190" y="964437"/>
                                </a:lnTo>
                                <a:lnTo>
                                  <a:pt x="332486" y="967232"/>
                                </a:lnTo>
                                <a:lnTo>
                                  <a:pt x="287274" y="964437"/>
                                </a:lnTo>
                                <a:lnTo>
                                  <a:pt x="244348" y="956183"/>
                                </a:lnTo>
                                <a:lnTo>
                                  <a:pt x="203073" y="942339"/>
                                </a:lnTo>
                                <a:lnTo>
                                  <a:pt x="164846" y="924179"/>
                                </a:lnTo>
                                <a:lnTo>
                                  <a:pt x="129413" y="901573"/>
                                </a:lnTo>
                                <a:lnTo>
                                  <a:pt x="97536" y="874649"/>
                                </a:lnTo>
                                <a:lnTo>
                                  <a:pt x="69088" y="844296"/>
                                </a:lnTo>
                                <a:lnTo>
                                  <a:pt x="45212" y="810640"/>
                                </a:lnTo>
                                <a:lnTo>
                                  <a:pt x="26162" y="774319"/>
                                </a:lnTo>
                                <a:lnTo>
                                  <a:pt x="11557" y="735711"/>
                                </a:lnTo>
                                <a:lnTo>
                                  <a:pt x="2896" y="694436"/>
                                </a:lnTo>
                                <a:lnTo>
                                  <a:pt x="0" y="652018"/>
                                </a:lnTo>
                                <a:lnTo>
                                  <a:pt x="0" y="638175"/>
                                </a:lnTo>
                                <a:lnTo>
                                  <a:pt x="14478" y="637667"/>
                                </a:lnTo>
                                <a:lnTo>
                                  <a:pt x="105664" y="637667"/>
                                </a:lnTo>
                                <a:lnTo>
                                  <a:pt x="96393" y="624967"/>
                                </a:lnTo>
                                <a:lnTo>
                                  <a:pt x="89408" y="611124"/>
                                </a:lnTo>
                                <a:lnTo>
                                  <a:pt x="85344" y="595757"/>
                                </a:lnTo>
                                <a:lnTo>
                                  <a:pt x="83566" y="580262"/>
                                </a:lnTo>
                                <a:lnTo>
                                  <a:pt x="83566" y="155956"/>
                                </a:lnTo>
                                <a:lnTo>
                                  <a:pt x="88265" y="134493"/>
                                </a:lnTo>
                                <a:lnTo>
                                  <a:pt x="100965" y="117348"/>
                                </a:lnTo>
                                <a:lnTo>
                                  <a:pt x="118999" y="105283"/>
                                </a:lnTo>
                                <a:lnTo>
                                  <a:pt x="141605" y="100837"/>
                                </a:lnTo>
                                <a:lnTo>
                                  <a:pt x="157861" y="102997"/>
                                </a:lnTo>
                                <a:lnTo>
                                  <a:pt x="172339" y="109727"/>
                                </a:lnTo>
                                <a:lnTo>
                                  <a:pt x="184531" y="118999"/>
                                </a:lnTo>
                                <a:lnTo>
                                  <a:pt x="193294" y="131190"/>
                                </a:lnTo>
                                <a:lnTo>
                                  <a:pt x="193294" y="108585"/>
                                </a:lnTo>
                                <a:lnTo>
                                  <a:pt x="197866" y="87122"/>
                                </a:lnTo>
                                <a:lnTo>
                                  <a:pt x="210693" y="69976"/>
                                </a:lnTo>
                                <a:lnTo>
                                  <a:pt x="228600" y="57912"/>
                                </a:lnTo>
                                <a:lnTo>
                                  <a:pt x="251333" y="53467"/>
                                </a:lnTo>
                                <a:lnTo>
                                  <a:pt x="265811" y="55625"/>
                                </a:lnTo>
                                <a:lnTo>
                                  <a:pt x="279146" y="60578"/>
                                </a:lnTo>
                                <a:lnTo>
                                  <a:pt x="290703" y="68325"/>
                                </a:lnTo>
                                <a:lnTo>
                                  <a:pt x="299974" y="78232"/>
                                </a:lnTo>
                                <a:lnTo>
                                  <a:pt x="299974" y="55118"/>
                                </a:lnTo>
                                <a:lnTo>
                                  <a:pt x="304038" y="33655"/>
                                </a:lnTo>
                                <a:lnTo>
                                  <a:pt x="316865" y="16001"/>
                                </a:lnTo>
                                <a:lnTo>
                                  <a:pt x="335407" y="4445"/>
                                </a:lnTo>
                                <a:lnTo>
                                  <a:pt x="358013" y="0"/>
                                </a:lnTo>
                                <a:close/>
                              </a:path>
                            </a:pathLst>
                          </a:custGeom>
                          <a:solidFill>
                            <a:srgbClr val="262761"/>
                          </a:solidFill>
                          <a:ln>
                            <a:noFill/>
                          </a:ln>
                        </wps:spPr>
                        <wps:bodyPr spcFirstLastPara="1" wrap="square" lIns="91425" tIns="91425" rIns="91425" bIns="91425" anchor="ctr" anchorCtr="0">
                          <a:noAutofit/>
                        </wps:bodyPr>
                      </wps:wsp>
                      <wps:wsp>
                        <wps:cNvPr id="26" name="Forma libre: forma 26"/>
                        <wps:cNvSpPr/>
                        <wps:spPr>
                          <a:xfrm>
                            <a:off x="313944" y="13715"/>
                            <a:ext cx="635508" cy="939800"/>
                          </a:xfrm>
                          <a:custGeom>
                            <a:avLst/>
                            <a:gdLst/>
                            <a:ahLst/>
                            <a:cxnLst/>
                            <a:rect l="l" t="t" r="r" b="b"/>
                            <a:pathLst>
                              <a:path w="635508" h="939800" extrusionOk="0">
                                <a:moveTo>
                                  <a:pt x="343535" y="0"/>
                                </a:moveTo>
                                <a:lnTo>
                                  <a:pt x="360426" y="3302"/>
                                </a:lnTo>
                                <a:lnTo>
                                  <a:pt x="373761" y="12065"/>
                                </a:lnTo>
                                <a:lnTo>
                                  <a:pt x="383032" y="25400"/>
                                </a:lnTo>
                                <a:lnTo>
                                  <a:pt x="386588" y="41275"/>
                                </a:lnTo>
                                <a:lnTo>
                                  <a:pt x="386588" y="335661"/>
                                </a:lnTo>
                                <a:lnTo>
                                  <a:pt x="406781" y="335661"/>
                                </a:lnTo>
                                <a:lnTo>
                                  <a:pt x="406781" y="92075"/>
                                </a:lnTo>
                                <a:lnTo>
                                  <a:pt x="410337" y="75565"/>
                                </a:lnTo>
                                <a:lnTo>
                                  <a:pt x="419608" y="62865"/>
                                </a:lnTo>
                                <a:lnTo>
                                  <a:pt x="433578" y="53975"/>
                                </a:lnTo>
                                <a:lnTo>
                                  <a:pt x="450342" y="50673"/>
                                </a:lnTo>
                                <a:lnTo>
                                  <a:pt x="467233" y="53975"/>
                                </a:lnTo>
                                <a:lnTo>
                                  <a:pt x="481076" y="62865"/>
                                </a:lnTo>
                                <a:lnTo>
                                  <a:pt x="490474" y="75565"/>
                                </a:lnTo>
                                <a:lnTo>
                                  <a:pt x="493903" y="92075"/>
                                </a:lnTo>
                                <a:lnTo>
                                  <a:pt x="493903" y="295402"/>
                                </a:lnTo>
                                <a:lnTo>
                                  <a:pt x="488061" y="303657"/>
                                </a:lnTo>
                                <a:lnTo>
                                  <a:pt x="483489" y="316357"/>
                                </a:lnTo>
                                <a:lnTo>
                                  <a:pt x="479933" y="330709"/>
                                </a:lnTo>
                                <a:lnTo>
                                  <a:pt x="479425" y="335661"/>
                                </a:lnTo>
                                <a:lnTo>
                                  <a:pt x="478790" y="343916"/>
                                </a:lnTo>
                                <a:lnTo>
                                  <a:pt x="478790" y="448691"/>
                                </a:lnTo>
                                <a:lnTo>
                                  <a:pt x="462026" y="455803"/>
                                </a:lnTo>
                                <a:lnTo>
                                  <a:pt x="446278" y="464693"/>
                                </a:lnTo>
                                <a:lnTo>
                                  <a:pt x="431800" y="475615"/>
                                </a:lnTo>
                                <a:lnTo>
                                  <a:pt x="418973" y="487299"/>
                                </a:lnTo>
                                <a:lnTo>
                                  <a:pt x="420751" y="489966"/>
                                </a:lnTo>
                                <a:lnTo>
                                  <a:pt x="427101" y="495554"/>
                                </a:lnTo>
                                <a:lnTo>
                                  <a:pt x="428879" y="498222"/>
                                </a:lnTo>
                                <a:lnTo>
                                  <a:pt x="442214" y="485648"/>
                                </a:lnTo>
                                <a:lnTo>
                                  <a:pt x="457327" y="475107"/>
                                </a:lnTo>
                                <a:lnTo>
                                  <a:pt x="473583" y="465710"/>
                                </a:lnTo>
                                <a:lnTo>
                                  <a:pt x="490982" y="459105"/>
                                </a:lnTo>
                                <a:lnTo>
                                  <a:pt x="490982" y="335661"/>
                                </a:lnTo>
                                <a:lnTo>
                                  <a:pt x="491617" y="335661"/>
                                </a:lnTo>
                                <a:lnTo>
                                  <a:pt x="500253" y="306960"/>
                                </a:lnTo>
                                <a:lnTo>
                                  <a:pt x="518795" y="283845"/>
                                </a:lnTo>
                                <a:lnTo>
                                  <a:pt x="544957" y="268478"/>
                                </a:lnTo>
                                <a:lnTo>
                                  <a:pt x="576326" y="262890"/>
                                </a:lnTo>
                                <a:lnTo>
                                  <a:pt x="576326" y="335661"/>
                                </a:lnTo>
                                <a:lnTo>
                                  <a:pt x="576326" y="498222"/>
                                </a:lnTo>
                                <a:lnTo>
                                  <a:pt x="576326" y="566547"/>
                                </a:lnTo>
                                <a:lnTo>
                                  <a:pt x="572262" y="589788"/>
                                </a:lnTo>
                                <a:lnTo>
                                  <a:pt x="561848" y="610109"/>
                                </a:lnTo>
                                <a:lnTo>
                                  <a:pt x="545592" y="626745"/>
                                </a:lnTo>
                                <a:lnTo>
                                  <a:pt x="524637" y="637667"/>
                                </a:lnTo>
                                <a:lnTo>
                                  <a:pt x="635508" y="637667"/>
                                </a:lnTo>
                                <a:lnTo>
                                  <a:pt x="635508" y="638302"/>
                                </a:lnTo>
                                <a:lnTo>
                                  <a:pt x="632587" y="679069"/>
                                </a:lnTo>
                                <a:lnTo>
                                  <a:pt x="623951" y="718185"/>
                                </a:lnTo>
                                <a:lnTo>
                                  <a:pt x="610489" y="755650"/>
                                </a:lnTo>
                                <a:lnTo>
                                  <a:pt x="591947" y="790448"/>
                                </a:lnTo>
                                <a:lnTo>
                                  <a:pt x="569341" y="822325"/>
                                </a:lnTo>
                                <a:lnTo>
                                  <a:pt x="542671" y="851535"/>
                                </a:lnTo>
                                <a:lnTo>
                                  <a:pt x="511937" y="876935"/>
                                </a:lnTo>
                                <a:lnTo>
                                  <a:pt x="478282" y="898398"/>
                                </a:lnTo>
                                <a:lnTo>
                                  <a:pt x="441706" y="916051"/>
                                </a:lnTo>
                                <a:lnTo>
                                  <a:pt x="402209" y="929260"/>
                                </a:lnTo>
                                <a:lnTo>
                                  <a:pt x="360934" y="937006"/>
                                </a:lnTo>
                                <a:lnTo>
                                  <a:pt x="318008" y="939800"/>
                                </a:lnTo>
                                <a:lnTo>
                                  <a:pt x="274574" y="937006"/>
                                </a:lnTo>
                                <a:lnTo>
                                  <a:pt x="233299" y="929260"/>
                                </a:lnTo>
                                <a:lnTo>
                                  <a:pt x="193802" y="916051"/>
                                </a:lnTo>
                                <a:lnTo>
                                  <a:pt x="157226" y="898398"/>
                                </a:lnTo>
                                <a:lnTo>
                                  <a:pt x="123571" y="876935"/>
                                </a:lnTo>
                                <a:lnTo>
                                  <a:pt x="92837" y="851535"/>
                                </a:lnTo>
                                <a:lnTo>
                                  <a:pt x="66167" y="822325"/>
                                </a:lnTo>
                                <a:lnTo>
                                  <a:pt x="43561" y="790448"/>
                                </a:lnTo>
                                <a:lnTo>
                                  <a:pt x="25019" y="755650"/>
                                </a:lnTo>
                                <a:lnTo>
                                  <a:pt x="11557" y="718185"/>
                                </a:lnTo>
                                <a:lnTo>
                                  <a:pt x="2921" y="679069"/>
                                </a:lnTo>
                                <a:lnTo>
                                  <a:pt x="0" y="638302"/>
                                </a:lnTo>
                                <a:lnTo>
                                  <a:pt x="0" y="637667"/>
                                </a:lnTo>
                                <a:lnTo>
                                  <a:pt x="135255" y="637667"/>
                                </a:lnTo>
                                <a:lnTo>
                                  <a:pt x="114935" y="626745"/>
                                </a:lnTo>
                                <a:lnTo>
                                  <a:pt x="98044" y="610109"/>
                                </a:lnTo>
                                <a:lnTo>
                                  <a:pt x="87630" y="589788"/>
                                </a:lnTo>
                                <a:lnTo>
                                  <a:pt x="83566" y="566547"/>
                                </a:lnTo>
                                <a:lnTo>
                                  <a:pt x="83566" y="142240"/>
                                </a:lnTo>
                                <a:lnTo>
                                  <a:pt x="86995" y="126238"/>
                                </a:lnTo>
                                <a:lnTo>
                                  <a:pt x="96393" y="113030"/>
                                </a:lnTo>
                                <a:lnTo>
                                  <a:pt x="110236" y="104140"/>
                                </a:lnTo>
                                <a:lnTo>
                                  <a:pt x="127127" y="100838"/>
                                </a:lnTo>
                                <a:lnTo>
                                  <a:pt x="143891" y="104140"/>
                                </a:lnTo>
                                <a:lnTo>
                                  <a:pt x="157861" y="113030"/>
                                </a:lnTo>
                                <a:lnTo>
                                  <a:pt x="167132" y="126238"/>
                                </a:lnTo>
                                <a:lnTo>
                                  <a:pt x="170688" y="142240"/>
                                </a:lnTo>
                                <a:lnTo>
                                  <a:pt x="170688" y="335661"/>
                                </a:lnTo>
                                <a:lnTo>
                                  <a:pt x="193294" y="335661"/>
                                </a:lnTo>
                                <a:lnTo>
                                  <a:pt x="193294" y="94742"/>
                                </a:lnTo>
                                <a:lnTo>
                                  <a:pt x="196723" y="78867"/>
                                </a:lnTo>
                                <a:lnTo>
                                  <a:pt x="205994" y="65532"/>
                                </a:lnTo>
                                <a:lnTo>
                                  <a:pt x="219964" y="56769"/>
                                </a:lnTo>
                                <a:lnTo>
                                  <a:pt x="236855" y="53467"/>
                                </a:lnTo>
                                <a:lnTo>
                                  <a:pt x="253619" y="56769"/>
                                </a:lnTo>
                                <a:lnTo>
                                  <a:pt x="267589" y="65532"/>
                                </a:lnTo>
                                <a:lnTo>
                                  <a:pt x="276860" y="78867"/>
                                </a:lnTo>
                                <a:lnTo>
                                  <a:pt x="280289" y="94742"/>
                                </a:lnTo>
                                <a:lnTo>
                                  <a:pt x="280289" y="335661"/>
                                </a:lnTo>
                                <a:lnTo>
                                  <a:pt x="300101" y="335661"/>
                                </a:lnTo>
                                <a:lnTo>
                                  <a:pt x="300101" y="41275"/>
                                </a:lnTo>
                                <a:lnTo>
                                  <a:pt x="303530" y="25400"/>
                                </a:lnTo>
                                <a:lnTo>
                                  <a:pt x="312801" y="12065"/>
                                </a:lnTo>
                                <a:lnTo>
                                  <a:pt x="326136" y="3302"/>
                                </a:lnTo>
                                <a:lnTo>
                                  <a:pt x="343535" y="0"/>
                                </a:lnTo>
                                <a:close/>
                              </a:path>
                            </a:pathLst>
                          </a:custGeom>
                          <a:solidFill>
                            <a:srgbClr val="FFCA33"/>
                          </a:solidFill>
                          <a:ln>
                            <a:noFill/>
                          </a:ln>
                        </wps:spPr>
                        <wps:bodyPr spcFirstLastPara="1" wrap="square" lIns="91425" tIns="91425" rIns="91425" bIns="91425" anchor="ctr" anchorCtr="0">
                          <a:noAutofit/>
                        </wps:bodyPr>
                      </wps:wsp>
                      <wps:wsp>
                        <wps:cNvPr id="27" name="Forma libre: forma 27"/>
                        <wps:cNvSpPr/>
                        <wps:spPr>
                          <a:xfrm>
                            <a:off x="646176" y="676656"/>
                            <a:ext cx="274320" cy="109220"/>
                          </a:xfrm>
                          <a:custGeom>
                            <a:avLst/>
                            <a:gdLst/>
                            <a:ahLst/>
                            <a:cxnLst/>
                            <a:rect l="l" t="t" r="r" b="b"/>
                            <a:pathLst>
                              <a:path w="274320" h="109220" extrusionOk="0">
                                <a:moveTo>
                                  <a:pt x="0" y="0"/>
                                </a:moveTo>
                                <a:lnTo>
                                  <a:pt x="274320" y="0"/>
                                </a:lnTo>
                                <a:lnTo>
                                  <a:pt x="269621" y="29083"/>
                                </a:lnTo>
                                <a:lnTo>
                                  <a:pt x="262128" y="57023"/>
                                </a:lnTo>
                                <a:lnTo>
                                  <a:pt x="251079" y="83947"/>
                                </a:lnTo>
                                <a:lnTo>
                                  <a:pt x="237744" y="109220"/>
                                </a:lnTo>
                                <a:lnTo>
                                  <a:pt x="194310" y="87757"/>
                                </a:lnTo>
                                <a:lnTo>
                                  <a:pt x="149098" y="70231"/>
                                </a:lnTo>
                                <a:lnTo>
                                  <a:pt x="100965" y="56515"/>
                                </a:lnTo>
                                <a:lnTo>
                                  <a:pt x="51562" y="47752"/>
                                </a:lnTo>
                                <a:lnTo>
                                  <a:pt x="0" y="43942"/>
                                </a:lnTo>
                                <a:lnTo>
                                  <a:pt x="0" y="0"/>
                                </a:lnTo>
                                <a:close/>
                              </a:path>
                            </a:pathLst>
                          </a:custGeom>
                          <a:solidFill>
                            <a:srgbClr val="262761"/>
                          </a:solidFill>
                          <a:ln>
                            <a:noFill/>
                          </a:ln>
                        </wps:spPr>
                        <wps:bodyPr spcFirstLastPara="1" wrap="square" lIns="91425" tIns="91425" rIns="91425" bIns="91425" anchor="ctr" anchorCtr="0">
                          <a:noAutofit/>
                        </wps:bodyPr>
                      </wps:wsp>
                      <wps:wsp>
                        <wps:cNvPr id="2" name="Forma libre: forma 28"/>
                        <wps:cNvSpPr/>
                        <wps:spPr>
                          <a:xfrm>
                            <a:off x="341376" y="676656"/>
                            <a:ext cx="272796" cy="107696"/>
                          </a:xfrm>
                          <a:custGeom>
                            <a:avLst/>
                            <a:gdLst/>
                            <a:ahLst/>
                            <a:cxnLst/>
                            <a:rect l="l" t="t" r="r" b="b"/>
                            <a:pathLst>
                              <a:path w="272796" h="107696" extrusionOk="0">
                                <a:moveTo>
                                  <a:pt x="0" y="0"/>
                                </a:moveTo>
                                <a:lnTo>
                                  <a:pt x="272796" y="0"/>
                                </a:lnTo>
                                <a:lnTo>
                                  <a:pt x="272796" y="43434"/>
                                </a:lnTo>
                                <a:lnTo>
                                  <a:pt x="221869" y="47244"/>
                                </a:lnTo>
                                <a:lnTo>
                                  <a:pt x="171958" y="56007"/>
                                </a:lnTo>
                                <a:lnTo>
                                  <a:pt x="124587" y="69215"/>
                                </a:lnTo>
                                <a:lnTo>
                                  <a:pt x="78740" y="86233"/>
                                </a:lnTo>
                                <a:lnTo>
                                  <a:pt x="35306" y="107696"/>
                                </a:lnTo>
                                <a:lnTo>
                                  <a:pt x="22606" y="82423"/>
                                </a:lnTo>
                                <a:lnTo>
                                  <a:pt x="12192" y="56007"/>
                                </a:lnTo>
                                <a:lnTo>
                                  <a:pt x="4572" y="28575"/>
                                </a:lnTo>
                                <a:lnTo>
                                  <a:pt x="0" y="0"/>
                                </a:lnTo>
                                <a:close/>
                              </a:path>
                            </a:pathLst>
                          </a:custGeom>
                          <a:solidFill>
                            <a:srgbClr val="262761"/>
                          </a:solidFill>
                          <a:ln>
                            <a:noFill/>
                          </a:ln>
                        </wps:spPr>
                        <wps:bodyPr spcFirstLastPara="1" wrap="square" lIns="91425" tIns="91425" rIns="91425" bIns="91425" anchor="ctr" anchorCtr="0">
                          <a:noAutofit/>
                        </wps:bodyPr>
                      </wps:wsp>
                      <wps:wsp>
                        <wps:cNvPr id="29" name="Forma libre: forma 29"/>
                        <wps:cNvSpPr/>
                        <wps:spPr>
                          <a:xfrm>
                            <a:off x="393192" y="751332"/>
                            <a:ext cx="220345" cy="140208"/>
                          </a:xfrm>
                          <a:custGeom>
                            <a:avLst/>
                            <a:gdLst/>
                            <a:ahLst/>
                            <a:cxnLst/>
                            <a:rect l="l" t="t" r="r" b="b"/>
                            <a:pathLst>
                              <a:path w="220345" h="140208" extrusionOk="0">
                                <a:moveTo>
                                  <a:pt x="220345" y="0"/>
                                </a:moveTo>
                                <a:lnTo>
                                  <a:pt x="220345" y="48387"/>
                                </a:lnTo>
                                <a:lnTo>
                                  <a:pt x="178689" y="58293"/>
                                </a:lnTo>
                                <a:lnTo>
                                  <a:pt x="142367" y="77470"/>
                                </a:lnTo>
                                <a:lnTo>
                                  <a:pt x="112776" y="105537"/>
                                </a:lnTo>
                                <a:lnTo>
                                  <a:pt x="91948" y="140208"/>
                                </a:lnTo>
                                <a:lnTo>
                                  <a:pt x="65913" y="123698"/>
                                </a:lnTo>
                                <a:lnTo>
                                  <a:pt x="41021" y="104521"/>
                                </a:lnTo>
                                <a:lnTo>
                                  <a:pt x="19050" y="83058"/>
                                </a:lnTo>
                                <a:lnTo>
                                  <a:pt x="0" y="59944"/>
                                </a:lnTo>
                                <a:lnTo>
                                  <a:pt x="39878" y="40132"/>
                                </a:lnTo>
                                <a:lnTo>
                                  <a:pt x="82677" y="23622"/>
                                </a:lnTo>
                                <a:lnTo>
                                  <a:pt x="126746" y="11557"/>
                                </a:lnTo>
                                <a:lnTo>
                                  <a:pt x="172974" y="3810"/>
                                </a:lnTo>
                                <a:lnTo>
                                  <a:pt x="220345"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30" name="Shape 10"/>
                          <pic:cNvPicPr preferRelativeResize="0"/>
                        </pic:nvPicPr>
                        <pic:blipFill rotWithShape="1">
                          <a:blip r:embed="rId2">
                            <a:alphaModFix/>
                          </a:blip>
                          <a:srcRect/>
                          <a:stretch/>
                        </pic:blipFill>
                        <pic:spPr>
                          <a:xfrm>
                            <a:off x="646176" y="751331"/>
                            <a:ext cx="220980" cy="176784"/>
                          </a:xfrm>
                          <a:prstGeom prst="rect">
                            <a:avLst/>
                          </a:prstGeom>
                          <a:noFill/>
                          <a:ln>
                            <a:noFill/>
                          </a:ln>
                        </pic:spPr>
                      </pic:pic>
                      <wps:wsp>
                        <wps:cNvPr id="31" name="Forma libre: forma 31"/>
                        <wps:cNvSpPr/>
                        <wps:spPr>
                          <a:xfrm>
                            <a:off x="516636" y="832104"/>
                            <a:ext cx="97536" cy="94488"/>
                          </a:xfrm>
                          <a:custGeom>
                            <a:avLst/>
                            <a:gdLst/>
                            <a:ahLst/>
                            <a:cxnLst/>
                            <a:rect l="l" t="t" r="r" b="b"/>
                            <a:pathLst>
                              <a:path w="97536" h="94488" extrusionOk="0">
                                <a:moveTo>
                                  <a:pt x="97536" y="0"/>
                                </a:moveTo>
                                <a:lnTo>
                                  <a:pt x="97536" y="94488"/>
                                </a:lnTo>
                                <a:lnTo>
                                  <a:pt x="72009" y="91694"/>
                                </a:lnTo>
                                <a:lnTo>
                                  <a:pt x="46990" y="87376"/>
                                </a:lnTo>
                                <a:lnTo>
                                  <a:pt x="23241" y="81280"/>
                                </a:lnTo>
                                <a:lnTo>
                                  <a:pt x="0" y="73025"/>
                                </a:lnTo>
                                <a:lnTo>
                                  <a:pt x="15113" y="45593"/>
                                </a:lnTo>
                                <a:lnTo>
                                  <a:pt x="37719" y="23622"/>
                                </a:lnTo>
                                <a:lnTo>
                                  <a:pt x="65659" y="8255"/>
                                </a:lnTo>
                                <a:lnTo>
                                  <a:pt x="97536"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33" name="Shape 12"/>
                          <pic:cNvPicPr preferRelativeResize="0"/>
                        </pic:nvPicPr>
                        <pic:blipFill rotWithShape="1">
                          <a:blip r:embed="rId3">
                            <a:alphaModFix/>
                          </a:blip>
                          <a:srcRect/>
                          <a:stretch/>
                        </pic:blipFill>
                        <pic:spPr>
                          <a:xfrm>
                            <a:off x="484632" y="377951"/>
                            <a:ext cx="236220" cy="286512"/>
                          </a:xfrm>
                          <a:prstGeom prst="rect">
                            <a:avLst/>
                          </a:prstGeom>
                          <a:noFill/>
                          <a:ln>
                            <a:noFill/>
                          </a:ln>
                        </pic:spPr>
                      </pic:pic>
                      <pic:pic xmlns:pic="http://schemas.openxmlformats.org/drawingml/2006/picture">
                        <pic:nvPicPr>
                          <pic:cNvPr id="36" name="Shape 13"/>
                          <pic:cNvPicPr preferRelativeResize="0"/>
                        </pic:nvPicPr>
                        <pic:blipFill rotWithShape="1">
                          <a:blip r:embed="rId4">
                            <a:alphaModFix/>
                          </a:blip>
                          <a:srcRect/>
                          <a:stretch/>
                        </pic:blipFill>
                        <pic:spPr>
                          <a:xfrm>
                            <a:off x="0" y="1042416"/>
                            <a:ext cx="1229868" cy="181356"/>
                          </a:xfrm>
                          <a:prstGeom prst="rect">
                            <a:avLst/>
                          </a:prstGeom>
                          <a:noFill/>
                          <a:ln>
                            <a:noFill/>
                          </a:ln>
                        </pic:spPr>
                      </pic:pic>
                    </wpg:grp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group w14:anchorId="0F99CAB4" id="Grupo 6883" o:spid="_x0000_s1026" style="position:absolute;left:0;text-align:left;margin-left:75.7pt;margin-top:35.3pt;width:96.85pt;height:96.35pt;z-index:251663360;mso-position-horizontal-relative:page;mso-position-vertical-relative:page" coordorigin="47310,31681" coordsize="12298,12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">
              <v:group id="Grupo 19" o:spid="_x0000_s1027" style="position:absolute;left:47310;top:31681;width:12299;height:12237" coordsize="12298,1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rect id="Rectángulo 20" o:spid="_x0000_s1028" style="position:absolute;width:12298;height:12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" filled="f" stroked="f">
                  <v:textbox inset="2.53958mm,2.53958mm,2.53958mm,2.53958mm">
                    <w:txbxContent>
                      <w:p w14:paraId="20552B82" w14:textId="77777777" w:rsidR="00FF22DC" w:rsidRDefault="00FF22DC">
                        <w:pPr>
                          <w:spacing w:after="0" w:line="240" w:lineRule="auto"/>
                          <w:ind w:left="0" w:right="0" w:firstLine="0"/>
                          <w:jc w:val="left"/>
                          <w:textDirection w:val="btLr"/>
                        </w:pPr>
                      </w:p>
                    </w:txbxContent>
                  </v:textbox>
                </v:rect>
                <v:rect id="Rectángulo 22" o:spid="_x0000_s1029" style="position:absolute;left:1191;top:215;width:562;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1A85C7CD" w14:textId="77777777" w:rsidR="00FF22DC" w:rsidRDefault="00FF22DC">
                        <w:pPr>
                          <w:spacing w:after="160" w:line="258" w:lineRule="auto"/>
                          <w:ind w:left="0" w:right="0" w:firstLine="0"/>
                          <w:jc w:val="left"/>
                          <w:textDirection w:val="btLr"/>
                        </w:pPr>
                        <w:r>
                          <w:rPr>
                            <w:rFonts w:ascii="Trebuchet MS" w:eastAsia="Trebuchet MS" w:hAnsi="Trebuchet MS" w:cs="Trebuchet MS"/>
                          </w:rPr>
                          <w:t xml:space="preserve"> </w:t>
                        </w:r>
                      </w:p>
                    </w:txbxContent>
                  </v:textbox>
                </v:rect>
                <v:shape id="Forma libre: forma 25" o:spid="_x0000_s1030" style="position:absolute;left:2987;width:6644;height:9672;visibility:visible;mso-wrap-style:square;v-text-anchor:middle" coordsize="664464,967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" path="m358013,r22098,4445l398653,16001r12827,17654l415544,55118r,20955l424815,65532r11557,-8256l449707,52324r15113,-1651l487426,55118r18034,11557l512445,76073r1778,2159l518287,84327r4572,20956l522859,131190r,156465l537337,277240r16256,-7746l571627,264540r19177,-1651l605282,262889r,24766l605282,580262r-1143,15495l599440,611124r-6985,13843l583184,637667r81280,l664464,652018r-2921,42418l652907,735202r-14605,39117l619252,810640r-23876,33656l566928,874649r-31877,26924l499618,924179r-38227,18160l420751,956183r-43561,8254l332486,967232r-45212,-2795l244348,956183,203073,942339,164846,924179,129413,901573,97536,874649,69088,844296,45212,810640,26162,774319,11557,735711,2896,694436,,652018,,638175r14478,-508l105664,637667,96393,624967,89408,611124,85344,595757,83566,580262r,-424306l88265,134493r12700,-17145l118999,105283r22606,-4446l157861,102997r14478,6730l184531,118999r8763,12191l193294,108585r4572,-21463l210693,69976,228600,57912r22733,-4445l265811,55625r13335,4953l290703,68325r9271,9907l299974,55118r4064,-21463l316865,16001,335407,4445,358013,xe" fillcolor="#262761" stroked="f">
                  <v:path arrowok="t" o:extrusionok="f"/>
                </v:shape>
                <v:shape id="Forma libre: forma 26" o:spid="_x0000_s1031" style="position:absolute;left:3139;top:137;width:6355;height:9398;visibility:visible;mso-wrap-style:square;v-text-anchor:middle" coordsize="635508,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" path="m343535,r16891,3302l373761,12065r9271,13335l386588,41275r,294386l406781,335661r,-243586l410337,75565r9271,-12700l433578,53975r16764,-3302l467233,53975r13843,8890l490474,75565r3429,16510l493903,295402r-5842,8255l483489,316357r-3556,14352l479425,335661r-635,8255l478790,448691r-16764,7112l446278,464693r-14478,10922l418973,487299r1778,2667l427101,495554r1778,2668l442214,485648r15113,-10541l473583,465710r17399,-6605l490982,335661r635,l500253,306960r18542,-23115l544957,268478r31369,-5588l576326,335661r,162561l576326,566547r-4064,23241l561848,610109r-16256,16636l524637,637667r110871,l635508,638302r-2921,40767l623951,718185r-13462,37465l591947,790448r-22606,31877l542671,851535r-30734,25400l478282,898398r-36576,17653l402209,929260r-41275,7746l318008,939800r-43434,-2794l233299,929260,193802,916051,157226,898398,123571,876935,92837,851535,66167,822325,43561,790448,25019,755650,11557,718185,2921,679069,,638302r,-635l135255,637667,114935,626745,98044,610109,87630,589788,83566,566547r,-424307l86995,126238r9398,-13208l110236,104140r16891,-3302l143891,104140r13970,8890l167132,126238r3556,16002l170688,335661r22606,l193294,94742r3429,-15875l205994,65532r13970,-8763l236855,53467r16764,3302l267589,65532r9271,13335l280289,94742r,240919l300101,335661r,-294386l303530,25400r9271,-13335l326136,3302,343535,xe" fillcolor="#ffca33" stroked="f">
                  <v:path arrowok="t" o:extrusionok="f"/>
                </v:shape>
                <v:shape id="Forma libre: forma 27" o:spid="_x0000_s1032" style="position:absolute;left:6461;top:6766;width:2743;height:1092;visibility:visible;mso-wrap-style:square;v-text-anchor:middle" coordsize="27432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" path="m,l274320,r-4699,29083l262128,57023,251079,83947r-13335,25273l194310,87757,149098,70231,100965,56515,51562,47752,,43942,,xe" fillcolor="#262761" stroked="f">
                  <v:path arrowok="t" o:extrusionok="f"/>
                </v:shape>
                <v:shape id="Forma libre: forma 28" o:spid="_x0000_s1033" style="position:absolute;left:3413;top:6766;width:2728;height:1077;visibility:visible;mso-wrap-style:square;v-text-anchor:middle" coordsize="272796,10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" path="m,l272796,r,43434l221869,47244r-49911,8763l124587,69215,78740,86233,35306,107696,22606,82423,12192,56007,4572,28575,,xe" fillcolor="#262761" stroked="f">
                  <v:path arrowok="t" o:extrusionok="f"/>
                </v:shape>
                <v:shape id="Forma libre: forma 29" o:spid="_x0000_s1034" style="position:absolute;left:3931;top:7513;width:2204;height:1402;visibility:visible;mso-wrap-style:square;v-text-anchor:middle" coordsize="220345,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" path="m220345,r,48387l178689,58293,142367,77470r-29591,28067l91948,140208,65913,123698,41021,104521,19050,83058,,59944,39878,40132,82677,23622,126746,11557,172974,3810,220345,xe" fillcolor="#262761"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5" type="#_x0000_t75" style="position:absolute;left:6461;top:7513;width:2210;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">
                  <v:imagedata r:id="rId5" o:title=""/>
                </v:shape>
                <v:shape id="Forma libre: forma 31" o:spid="_x0000_s1036" style="position:absolute;left:5166;top:8321;width:975;height:944;visibility:visible;mso-wrap-style:square;v-text-anchor:middle" coordsize="9753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" path="m97536,r,94488l72009,91694,46990,87376,23241,81280,,73025,15113,45593,37719,23622,65659,8255,97536,xe" fillcolor="#262761" stroked="f">
                  <v:path arrowok="t" o:extrusionok="f"/>
                </v:shape>
                <v:shape id="Shape 12" o:spid="_x0000_s1037" type="#_x0000_t75" style="position:absolute;left:4846;top:3779;width:2362;height:28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">
                  <v:imagedata r:id="rId6" o:title=""/>
                </v:shape>
                <v:shape id="Shape 13" o:spid="_x0000_s1038" type="#_x0000_t75" style="position:absolute;top:10424;width:12298;height:18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">
                  <v:imagedata r:id="rId7" o:title=""/>
                </v:shape>
              </v:group>
              <w10:wrap type="square" anchorx="page" anchory="page"/>
            </v:group>
          </w:pict>
        </mc:Fallback>
      </mc:AlternateContent>
    </w:r>
  </w:p>
  <w:p w14:paraId="33837BCF" w14:textId="77777777" w:rsidR="00FF22DC" w:rsidRDefault="00FF22D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039FBF" w14:textId="3DA61E5E" w:rsidR="00FF22DC" w:rsidRDefault="00FF22DC" w:rsidP="008D05F6">
    <w:pPr>
      <w:spacing w:after="0" w:line="259" w:lineRule="auto"/>
      <w:ind w:right="7115"/>
      <w:jc w:val="left"/>
    </w:pPr>
  </w:p>
  <w:p w14:paraId="5A144764" w14:textId="77777777" w:rsidR="00FF22DC" w:rsidRDefault="00FF22D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D71485" w14:textId="77777777" w:rsidR="00FF22DC" w:rsidRDefault="00FF22DC">
    <w:pPr>
      <w:spacing w:after="0" w:line="259" w:lineRule="auto"/>
      <w:ind w:left="-1702" w:right="7115" w:firstLine="0"/>
      <w:jc w:val="left"/>
    </w:pPr>
    <w:r>
      <w:rPr>
        <w:noProof/>
        <w:lang w:bidi="ar-SA"/>
      </w:rPr>
      <w:drawing>
        <wp:anchor distT="0" distB="0" distL="114300" distR="114300" simplePos="0" relativeHeight="251660288" behindDoc="0" locked="0" layoutInCell="1" hidden="0" allowOverlap="1" wp14:anchorId="4B4D56F7" wp14:editId="710E0CE2">
          <wp:simplePos x="0" y="0"/>
          <wp:positionH relativeFrom="page">
            <wp:posOffset>4762500</wp:posOffset>
          </wp:positionH>
          <wp:positionV relativeFrom="page">
            <wp:posOffset>461772</wp:posOffset>
          </wp:positionV>
          <wp:extent cx="2420112" cy="1095756"/>
          <wp:effectExtent l="0" t="0" r="0" b="0"/>
          <wp:wrapSquare wrapText="bothSides" distT="0" distB="0" distL="114300" distR="114300"/>
          <wp:docPr id="688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2420112" cy="1095756"/>
                  </a:xfrm>
                  <a:prstGeom prst="rect">
                    <a:avLst/>
                  </a:prstGeom>
                  <a:ln/>
                </pic:spPr>
              </pic:pic>
            </a:graphicData>
          </a:graphic>
        </wp:anchor>
      </w:drawing>
    </w:r>
    <w:r>
      <w:rPr>
        <w:rFonts w:ascii="Calibri" w:eastAsia="Calibri" w:hAnsi="Calibri" w:cs="Calibri"/>
        <w:noProof/>
        <w:lang w:bidi="ar-SA"/>
      </w:rPr>
      <mc:AlternateContent>
        <mc:Choice Requires="wpg">
          <w:drawing>
            <wp:anchor distT="0" distB="0" distL="114300" distR="114300" simplePos="0" relativeHeight="251661312" behindDoc="0" locked="0" layoutInCell="1" hidden="0" allowOverlap="1" wp14:anchorId="43111B0F" wp14:editId="0247EA17">
              <wp:simplePos x="0" y="0"/>
              <wp:positionH relativeFrom="page">
                <wp:posOffset>961644</wp:posOffset>
              </wp:positionH>
              <wp:positionV relativeFrom="page">
                <wp:posOffset>448056</wp:posOffset>
              </wp:positionV>
              <wp:extent cx="1229868" cy="1223772"/>
              <wp:effectExtent l="0" t="0" r="0" b="0"/>
              <wp:wrapSquare wrapText="bothSides" distT="0" distB="0" distL="114300" distR="114300"/>
              <wp:docPr id="6884" name="Grupo 6884"/>
              <wp:cNvGraphicFramePr/>
              <a:graphic xmlns:a="http://schemas.openxmlformats.org/drawingml/2006/main">
                <a:graphicData uri="http://schemas.microsoft.com/office/word/2010/wordprocessingGroup">
                  <wpg:wgp>
                    <wpg:cNvGrpSpPr/>
                    <wpg:grpSpPr>
                      <a:xfrm>
                        <a:off x="0" y="0"/>
                        <a:ext cx="1229868" cy="1223772"/>
                        <a:chOff x="4731066" y="3168114"/>
                        <a:chExt cx="1229868" cy="1223772"/>
                      </a:xfrm>
                    </wpg:grpSpPr>
                    <wpg:grpSp>
                      <wpg:cNvPr id="14" name="Grupo 10"/>
                      <wpg:cNvGrpSpPr/>
                      <wpg:grpSpPr>
                        <a:xfrm>
                          <a:off x="4731066" y="3168114"/>
                          <a:ext cx="1229868" cy="1223772"/>
                          <a:chOff x="0" y="0"/>
                          <a:chExt cx="1229868" cy="1223772"/>
                        </a:xfrm>
                      </wpg:grpSpPr>
                      <wps:wsp>
                        <wps:cNvPr id="15" name="Rectángulo 11"/>
                        <wps:cNvSpPr/>
                        <wps:spPr>
                          <a:xfrm>
                            <a:off x="0" y="0"/>
                            <a:ext cx="1229850" cy="1223750"/>
                          </a:xfrm>
                          <a:prstGeom prst="rect">
                            <a:avLst/>
                          </a:prstGeom>
                          <a:noFill/>
                          <a:ln>
                            <a:noFill/>
                          </a:ln>
                        </wps:spPr>
                        <wps:txbx>
                          <w:txbxContent>
                            <w:p w14:paraId="7CD79BB2" w14:textId="77777777" w:rsidR="00FF22DC" w:rsidRDefault="00FF22DC">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6" name="Rectángulo 12"/>
                        <wps:cNvSpPr/>
                        <wps:spPr>
                          <a:xfrm>
                            <a:off x="119177" y="21592"/>
                            <a:ext cx="56129" cy="178919"/>
                          </a:xfrm>
                          <a:prstGeom prst="rect">
                            <a:avLst/>
                          </a:prstGeom>
                          <a:noFill/>
                          <a:ln>
                            <a:noFill/>
                          </a:ln>
                        </wps:spPr>
                        <wps:txbx>
                          <w:txbxContent>
                            <w:p w14:paraId="35DF8DEA" w14:textId="77777777" w:rsidR="00FF22DC" w:rsidRDefault="00FF22DC">
                              <w:pPr>
                                <w:spacing w:after="160" w:line="258" w:lineRule="auto"/>
                                <w:ind w:left="0" w:right="0" w:firstLine="0"/>
                                <w:jc w:val="left"/>
                                <w:textDirection w:val="btLr"/>
                              </w:pPr>
                              <w:r>
                                <w:rPr>
                                  <w:rFonts w:ascii="Trebuchet MS" w:eastAsia="Trebuchet MS" w:hAnsi="Trebuchet MS" w:cs="Trebuchet MS"/>
                                </w:rPr>
                                <w:t xml:space="preserve"> </w:t>
                              </w:r>
                            </w:p>
                          </w:txbxContent>
                        </wps:txbx>
                        <wps:bodyPr spcFirstLastPara="1" wrap="square" lIns="0" tIns="0" rIns="0" bIns="0" anchor="t" anchorCtr="0">
                          <a:noAutofit/>
                        </wps:bodyPr>
                      </wps:wsp>
                      <wps:wsp>
                        <wps:cNvPr id="18" name="Forma libre: forma 13"/>
                        <wps:cNvSpPr/>
                        <wps:spPr>
                          <a:xfrm>
                            <a:off x="298704" y="0"/>
                            <a:ext cx="664464" cy="967232"/>
                          </a:xfrm>
                          <a:custGeom>
                            <a:avLst/>
                            <a:gdLst/>
                            <a:ahLst/>
                            <a:cxnLst/>
                            <a:rect l="l" t="t" r="r" b="b"/>
                            <a:pathLst>
                              <a:path w="664464" h="967232" extrusionOk="0">
                                <a:moveTo>
                                  <a:pt x="358013" y="0"/>
                                </a:moveTo>
                                <a:lnTo>
                                  <a:pt x="380111" y="4445"/>
                                </a:lnTo>
                                <a:lnTo>
                                  <a:pt x="398653" y="16001"/>
                                </a:lnTo>
                                <a:lnTo>
                                  <a:pt x="411480" y="33655"/>
                                </a:lnTo>
                                <a:lnTo>
                                  <a:pt x="415544" y="55118"/>
                                </a:lnTo>
                                <a:lnTo>
                                  <a:pt x="415544" y="76073"/>
                                </a:lnTo>
                                <a:lnTo>
                                  <a:pt x="424815" y="65532"/>
                                </a:lnTo>
                                <a:lnTo>
                                  <a:pt x="436372" y="57276"/>
                                </a:lnTo>
                                <a:lnTo>
                                  <a:pt x="449707" y="52324"/>
                                </a:lnTo>
                                <a:lnTo>
                                  <a:pt x="464820" y="50673"/>
                                </a:lnTo>
                                <a:lnTo>
                                  <a:pt x="487426" y="55118"/>
                                </a:lnTo>
                                <a:lnTo>
                                  <a:pt x="505460" y="66675"/>
                                </a:lnTo>
                                <a:lnTo>
                                  <a:pt x="512445" y="76073"/>
                                </a:lnTo>
                                <a:lnTo>
                                  <a:pt x="514223" y="78232"/>
                                </a:lnTo>
                                <a:lnTo>
                                  <a:pt x="518287" y="84327"/>
                                </a:lnTo>
                                <a:lnTo>
                                  <a:pt x="522859" y="105283"/>
                                </a:lnTo>
                                <a:lnTo>
                                  <a:pt x="522859" y="131190"/>
                                </a:lnTo>
                                <a:lnTo>
                                  <a:pt x="522859" y="287655"/>
                                </a:lnTo>
                                <a:lnTo>
                                  <a:pt x="537337" y="277240"/>
                                </a:lnTo>
                                <a:lnTo>
                                  <a:pt x="553593" y="269494"/>
                                </a:lnTo>
                                <a:lnTo>
                                  <a:pt x="571627" y="264540"/>
                                </a:lnTo>
                                <a:lnTo>
                                  <a:pt x="590804" y="262889"/>
                                </a:lnTo>
                                <a:lnTo>
                                  <a:pt x="605282" y="262889"/>
                                </a:lnTo>
                                <a:lnTo>
                                  <a:pt x="605282" y="287655"/>
                                </a:lnTo>
                                <a:lnTo>
                                  <a:pt x="605282" y="580262"/>
                                </a:lnTo>
                                <a:lnTo>
                                  <a:pt x="604139" y="595757"/>
                                </a:lnTo>
                                <a:lnTo>
                                  <a:pt x="599440" y="611124"/>
                                </a:lnTo>
                                <a:lnTo>
                                  <a:pt x="592455" y="624967"/>
                                </a:lnTo>
                                <a:lnTo>
                                  <a:pt x="583184" y="637667"/>
                                </a:lnTo>
                                <a:lnTo>
                                  <a:pt x="664464" y="637667"/>
                                </a:lnTo>
                                <a:lnTo>
                                  <a:pt x="664464" y="652018"/>
                                </a:lnTo>
                                <a:lnTo>
                                  <a:pt x="661543" y="694436"/>
                                </a:lnTo>
                                <a:lnTo>
                                  <a:pt x="652907" y="735202"/>
                                </a:lnTo>
                                <a:lnTo>
                                  <a:pt x="638302" y="774319"/>
                                </a:lnTo>
                                <a:lnTo>
                                  <a:pt x="619252" y="810640"/>
                                </a:lnTo>
                                <a:lnTo>
                                  <a:pt x="595376" y="844296"/>
                                </a:lnTo>
                                <a:lnTo>
                                  <a:pt x="566928" y="874649"/>
                                </a:lnTo>
                                <a:lnTo>
                                  <a:pt x="535051" y="901573"/>
                                </a:lnTo>
                                <a:lnTo>
                                  <a:pt x="499618" y="924179"/>
                                </a:lnTo>
                                <a:lnTo>
                                  <a:pt x="461391" y="942339"/>
                                </a:lnTo>
                                <a:lnTo>
                                  <a:pt x="420751" y="956183"/>
                                </a:lnTo>
                                <a:lnTo>
                                  <a:pt x="377190" y="964437"/>
                                </a:lnTo>
                                <a:lnTo>
                                  <a:pt x="332486" y="967232"/>
                                </a:lnTo>
                                <a:lnTo>
                                  <a:pt x="287274" y="964437"/>
                                </a:lnTo>
                                <a:lnTo>
                                  <a:pt x="244348" y="956183"/>
                                </a:lnTo>
                                <a:lnTo>
                                  <a:pt x="203073" y="942339"/>
                                </a:lnTo>
                                <a:lnTo>
                                  <a:pt x="164846" y="924179"/>
                                </a:lnTo>
                                <a:lnTo>
                                  <a:pt x="129413" y="901573"/>
                                </a:lnTo>
                                <a:lnTo>
                                  <a:pt x="97536" y="874649"/>
                                </a:lnTo>
                                <a:lnTo>
                                  <a:pt x="69088" y="844296"/>
                                </a:lnTo>
                                <a:lnTo>
                                  <a:pt x="45212" y="810640"/>
                                </a:lnTo>
                                <a:lnTo>
                                  <a:pt x="26162" y="774319"/>
                                </a:lnTo>
                                <a:lnTo>
                                  <a:pt x="11557" y="735711"/>
                                </a:lnTo>
                                <a:lnTo>
                                  <a:pt x="2896" y="694436"/>
                                </a:lnTo>
                                <a:lnTo>
                                  <a:pt x="0" y="652018"/>
                                </a:lnTo>
                                <a:lnTo>
                                  <a:pt x="0" y="638175"/>
                                </a:lnTo>
                                <a:lnTo>
                                  <a:pt x="14478" y="637667"/>
                                </a:lnTo>
                                <a:lnTo>
                                  <a:pt x="105664" y="637667"/>
                                </a:lnTo>
                                <a:lnTo>
                                  <a:pt x="96393" y="624967"/>
                                </a:lnTo>
                                <a:lnTo>
                                  <a:pt x="89408" y="611124"/>
                                </a:lnTo>
                                <a:lnTo>
                                  <a:pt x="85344" y="595757"/>
                                </a:lnTo>
                                <a:lnTo>
                                  <a:pt x="83566" y="580262"/>
                                </a:lnTo>
                                <a:lnTo>
                                  <a:pt x="83566" y="155956"/>
                                </a:lnTo>
                                <a:lnTo>
                                  <a:pt x="88265" y="134493"/>
                                </a:lnTo>
                                <a:lnTo>
                                  <a:pt x="100965" y="117348"/>
                                </a:lnTo>
                                <a:lnTo>
                                  <a:pt x="118999" y="105283"/>
                                </a:lnTo>
                                <a:lnTo>
                                  <a:pt x="141605" y="100837"/>
                                </a:lnTo>
                                <a:lnTo>
                                  <a:pt x="157861" y="102997"/>
                                </a:lnTo>
                                <a:lnTo>
                                  <a:pt x="172339" y="109727"/>
                                </a:lnTo>
                                <a:lnTo>
                                  <a:pt x="184531" y="118999"/>
                                </a:lnTo>
                                <a:lnTo>
                                  <a:pt x="193294" y="131190"/>
                                </a:lnTo>
                                <a:lnTo>
                                  <a:pt x="193294" y="108585"/>
                                </a:lnTo>
                                <a:lnTo>
                                  <a:pt x="197866" y="87122"/>
                                </a:lnTo>
                                <a:lnTo>
                                  <a:pt x="210693" y="69976"/>
                                </a:lnTo>
                                <a:lnTo>
                                  <a:pt x="228600" y="57912"/>
                                </a:lnTo>
                                <a:lnTo>
                                  <a:pt x="251333" y="53467"/>
                                </a:lnTo>
                                <a:lnTo>
                                  <a:pt x="265811" y="55625"/>
                                </a:lnTo>
                                <a:lnTo>
                                  <a:pt x="279146" y="60578"/>
                                </a:lnTo>
                                <a:lnTo>
                                  <a:pt x="290703" y="68325"/>
                                </a:lnTo>
                                <a:lnTo>
                                  <a:pt x="299974" y="78232"/>
                                </a:lnTo>
                                <a:lnTo>
                                  <a:pt x="299974" y="55118"/>
                                </a:lnTo>
                                <a:lnTo>
                                  <a:pt x="304038" y="33655"/>
                                </a:lnTo>
                                <a:lnTo>
                                  <a:pt x="316865" y="16001"/>
                                </a:lnTo>
                                <a:lnTo>
                                  <a:pt x="335407" y="4445"/>
                                </a:lnTo>
                                <a:lnTo>
                                  <a:pt x="358013" y="0"/>
                                </a:lnTo>
                                <a:close/>
                              </a:path>
                            </a:pathLst>
                          </a:custGeom>
                          <a:solidFill>
                            <a:srgbClr val="262761"/>
                          </a:solidFill>
                          <a:ln>
                            <a:noFill/>
                          </a:ln>
                        </wps:spPr>
                        <wps:bodyPr spcFirstLastPara="1" wrap="square" lIns="91425" tIns="91425" rIns="91425" bIns="91425" anchor="ctr" anchorCtr="0">
                          <a:noAutofit/>
                        </wps:bodyPr>
                      </wps:wsp>
                      <wps:wsp>
                        <wps:cNvPr id="21" name="Forma libre: forma 14"/>
                        <wps:cNvSpPr/>
                        <wps:spPr>
                          <a:xfrm>
                            <a:off x="313944" y="13715"/>
                            <a:ext cx="635508" cy="939800"/>
                          </a:xfrm>
                          <a:custGeom>
                            <a:avLst/>
                            <a:gdLst/>
                            <a:ahLst/>
                            <a:cxnLst/>
                            <a:rect l="l" t="t" r="r" b="b"/>
                            <a:pathLst>
                              <a:path w="635508" h="939800" extrusionOk="0">
                                <a:moveTo>
                                  <a:pt x="343535" y="0"/>
                                </a:moveTo>
                                <a:lnTo>
                                  <a:pt x="360426" y="3302"/>
                                </a:lnTo>
                                <a:lnTo>
                                  <a:pt x="373761" y="12065"/>
                                </a:lnTo>
                                <a:lnTo>
                                  <a:pt x="383032" y="25400"/>
                                </a:lnTo>
                                <a:lnTo>
                                  <a:pt x="386588" y="41275"/>
                                </a:lnTo>
                                <a:lnTo>
                                  <a:pt x="386588" y="335661"/>
                                </a:lnTo>
                                <a:lnTo>
                                  <a:pt x="406781" y="335661"/>
                                </a:lnTo>
                                <a:lnTo>
                                  <a:pt x="406781" y="92075"/>
                                </a:lnTo>
                                <a:lnTo>
                                  <a:pt x="410337" y="75565"/>
                                </a:lnTo>
                                <a:lnTo>
                                  <a:pt x="419608" y="62865"/>
                                </a:lnTo>
                                <a:lnTo>
                                  <a:pt x="433578" y="53975"/>
                                </a:lnTo>
                                <a:lnTo>
                                  <a:pt x="450342" y="50673"/>
                                </a:lnTo>
                                <a:lnTo>
                                  <a:pt x="467233" y="53975"/>
                                </a:lnTo>
                                <a:lnTo>
                                  <a:pt x="481076" y="62865"/>
                                </a:lnTo>
                                <a:lnTo>
                                  <a:pt x="490474" y="75565"/>
                                </a:lnTo>
                                <a:lnTo>
                                  <a:pt x="493903" y="92075"/>
                                </a:lnTo>
                                <a:lnTo>
                                  <a:pt x="493903" y="295402"/>
                                </a:lnTo>
                                <a:lnTo>
                                  <a:pt x="488061" y="303657"/>
                                </a:lnTo>
                                <a:lnTo>
                                  <a:pt x="483489" y="316357"/>
                                </a:lnTo>
                                <a:lnTo>
                                  <a:pt x="479933" y="330709"/>
                                </a:lnTo>
                                <a:lnTo>
                                  <a:pt x="479425" y="335661"/>
                                </a:lnTo>
                                <a:lnTo>
                                  <a:pt x="478790" y="343916"/>
                                </a:lnTo>
                                <a:lnTo>
                                  <a:pt x="478790" y="448691"/>
                                </a:lnTo>
                                <a:lnTo>
                                  <a:pt x="462026" y="455803"/>
                                </a:lnTo>
                                <a:lnTo>
                                  <a:pt x="446278" y="464693"/>
                                </a:lnTo>
                                <a:lnTo>
                                  <a:pt x="431800" y="475615"/>
                                </a:lnTo>
                                <a:lnTo>
                                  <a:pt x="418973" y="487299"/>
                                </a:lnTo>
                                <a:lnTo>
                                  <a:pt x="420751" y="489966"/>
                                </a:lnTo>
                                <a:lnTo>
                                  <a:pt x="427101" y="495554"/>
                                </a:lnTo>
                                <a:lnTo>
                                  <a:pt x="428879" y="498222"/>
                                </a:lnTo>
                                <a:lnTo>
                                  <a:pt x="442214" y="485648"/>
                                </a:lnTo>
                                <a:lnTo>
                                  <a:pt x="457327" y="475107"/>
                                </a:lnTo>
                                <a:lnTo>
                                  <a:pt x="473583" y="465710"/>
                                </a:lnTo>
                                <a:lnTo>
                                  <a:pt x="490982" y="459105"/>
                                </a:lnTo>
                                <a:lnTo>
                                  <a:pt x="490982" y="335661"/>
                                </a:lnTo>
                                <a:lnTo>
                                  <a:pt x="491617" y="335661"/>
                                </a:lnTo>
                                <a:lnTo>
                                  <a:pt x="500253" y="306960"/>
                                </a:lnTo>
                                <a:lnTo>
                                  <a:pt x="518795" y="283845"/>
                                </a:lnTo>
                                <a:lnTo>
                                  <a:pt x="544957" y="268478"/>
                                </a:lnTo>
                                <a:lnTo>
                                  <a:pt x="576326" y="262890"/>
                                </a:lnTo>
                                <a:lnTo>
                                  <a:pt x="576326" y="335661"/>
                                </a:lnTo>
                                <a:lnTo>
                                  <a:pt x="576326" y="498222"/>
                                </a:lnTo>
                                <a:lnTo>
                                  <a:pt x="576326" y="566547"/>
                                </a:lnTo>
                                <a:lnTo>
                                  <a:pt x="572262" y="589788"/>
                                </a:lnTo>
                                <a:lnTo>
                                  <a:pt x="561848" y="610109"/>
                                </a:lnTo>
                                <a:lnTo>
                                  <a:pt x="545592" y="626745"/>
                                </a:lnTo>
                                <a:lnTo>
                                  <a:pt x="524637" y="637667"/>
                                </a:lnTo>
                                <a:lnTo>
                                  <a:pt x="635508" y="637667"/>
                                </a:lnTo>
                                <a:lnTo>
                                  <a:pt x="635508" y="638302"/>
                                </a:lnTo>
                                <a:lnTo>
                                  <a:pt x="632587" y="679069"/>
                                </a:lnTo>
                                <a:lnTo>
                                  <a:pt x="623951" y="718185"/>
                                </a:lnTo>
                                <a:lnTo>
                                  <a:pt x="610489" y="755650"/>
                                </a:lnTo>
                                <a:lnTo>
                                  <a:pt x="591947" y="790448"/>
                                </a:lnTo>
                                <a:lnTo>
                                  <a:pt x="569341" y="822325"/>
                                </a:lnTo>
                                <a:lnTo>
                                  <a:pt x="542671" y="851535"/>
                                </a:lnTo>
                                <a:lnTo>
                                  <a:pt x="511937" y="876935"/>
                                </a:lnTo>
                                <a:lnTo>
                                  <a:pt x="478282" y="898398"/>
                                </a:lnTo>
                                <a:lnTo>
                                  <a:pt x="441706" y="916051"/>
                                </a:lnTo>
                                <a:lnTo>
                                  <a:pt x="402209" y="929260"/>
                                </a:lnTo>
                                <a:lnTo>
                                  <a:pt x="360934" y="937006"/>
                                </a:lnTo>
                                <a:lnTo>
                                  <a:pt x="318008" y="939800"/>
                                </a:lnTo>
                                <a:lnTo>
                                  <a:pt x="274574" y="937006"/>
                                </a:lnTo>
                                <a:lnTo>
                                  <a:pt x="233299" y="929260"/>
                                </a:lnTo>
                                <a:lnTo>
                                  <a:pt x="193802" y="916051"/>
                                </a:lnTo>
                                <a:lnTo>
                                  <a:pt x="157226" y="898398"/>
                                </a:lnTo>
                                <a:lnTo>
                                  <a:pt x="123571" y="876935"/>
                                </a:lnTo>
                                <a:lnTo>
                                  <a:pt x="92837" y="851535"/>
                                </a:lnTo>
                                <a:lnTo>
                                  <a:pt x="66167" y="822325"/>
                                </a:lnTo>
                                <a:lnTo>
                                  <a:pt x="43561" y="790448"/>
                                </a:lnTo>
                                <a:lnTo>
                                  <a:pt x="25019" y="755650"/>
                                </a:lnTo>
                                <a:lnTo>
                                  <a:pt x="11557" y="718185"/>
                                </a:lnTo>
                                <a:lnTo>
                                  <a:pt x="2921" y="679069"/>
                                </a:lnTo>
                                <a:lnTo>
                                  <a:pt x="0" y="638302"/>
                                </a:lnTo>
                                <a:lnTo>
                                  <a:pt x="0" y="637667"/>
                                </a:lnTo>
                                <a:lnTo>
                                  <a:pt x="135255" y="637667"/>
                                </a:lnTo>
                                <a:lnTo>
                                  <a:pt x="114935" y="626745"/>
                                </a:lnTo>
                                <a:lnTo>
                                  <a:pt x="98044" y="610109"/>
                                </a:lnTo>
                                <a:lnTo>
                                  <a:pt x="87630" y="589788"/>
                                </a:lnTo>
                                <a:lnTo>
                                  <a:pt x="83566" y="566547"/>
                                </a:lnTo>
                                <a:lnTo>
                                  <a:pt x="83566" y="142240"/>
                                </a:lnTo>
                                <a:lnTo>
                                  <a:pt x="86995" y="126238"/>
                                </a:lnTo>
                                <a:lnTo>
                                  <a:pt x="96393" y="113030"/>
                                </a:lnTo>
                                <a:lnTo>
                                  <a:pt x="110236" y="104140"/>
                                </a:lnTo>
                                <a:lnTo>
                                  <a:pt x="127127" y="100838"/>
                                </a:lnTo>
                                <a:lnTo>
                                  <a:pt x="143891" y="104140"/>
                                </a:lnTo>
                                <a:lnTo>
                                  <a:pt x="157861" y="113030"/>
                                </a:lnTo>
                                <a:lnTo>
                                  <a:pt x="167132" y="126238"/>
                                </a:lnTo>
                                <a:lnTo>
                                  <a:pt x="170688" y="142240"/>
                                </a:lnTo>
                                <a:lnTo>
                                  <a:pt x="170688" y="335661"/>
                                </a:lnTo>
                                <a:lnTo>
                                  <a:pt x="193294" y="335661"/>
                                </a:lnTo>
                                <a:lnTo>
                                  <a:pt x="193294" y="94742"/>
                                </a:lnTo>
                                <a:lnTo>
                                  <a:pt x="196723" y="78867"/>
                                </a:lnTo>
                                <a:lnTo>
                                  <a:pt x="205994" y="65532"/>
                                </a:lnTo>
                                <a:lnTo>
                                  <a:pt x="219964" y="56769"/>
                                </a:lnTo>
                                <a:lnTo>
                                  <a:pt x="236855" y="53467"/>
                                </a:lnTo>
                                <a:lnTo>
                                  <a:pt x="253619" y="56769"/>
                                </a:lnTo>
                                <a:lnTo>
                                  <a:pt x="267589" y="65532"/>
                                </a:lnTo>
                                <a:lnTo>
                                  <a:pt x="276860" y="78867"/>
                                </a:lnTo>
                                <a:lnTo>
                                  <a:pt x="280289" y="94742"/>
                                </a:lnTo>
                                <a:lnTo>
                                  <a:pt x="280289" y="335661"/>
                                </a:lnTo>
                                <a:lnTo>
                                  <a:pt x="300101" y="335661"/>
                                </a:lnTo>
                                <a:lnTo>
                                  <a:pt x="300101" y="41275"/>
                                </a:lnTo>
                                <a:lnTo>
                                  <a:pt x="303530" y="25400"/>
                                </a:lnTo>
                                <a:lnTo>
                                  <a:pt x="312801" y="12065"/>
                                </a:lnTo>
                                <a:lnTo>
                                  <a:pt x="326136" y="3302"/>
                                </a:lnTo>
                                <a:lnTo>
                                  <a:pt x="343535" y="0"/>
                                </a:lnTo>
                                <a:close/>
                              </a:path>
                            </a:pathLst>
                          </a:custGeom>
                          <a:solidFill>
                            <a:srgbClr val="FFCA33"/>
                          </a:solidFill>
                          <a:ln>
                            <a:noFill/>
                          </a:ln>
                        </wps:spPr>
                        <wps:bodyPr spcFirstLastPara="1" wrap="square" lIns="91425" tIns="91425" rIns="91425" bIns="91425" anchor="ctr" anchorCtr="0">
                          <a:noAutofit/>
                        </wps:bodyPr>
                      </wps:wsp>
                      <wps:wsp>
                        <wps:cNvPr id="23" name="Forma libre: forma 15"/>
                        <wps:cNvSpPr/>
                        <wps:spPr>
                          <a:xfrm>
                            <a:off x="646176" y="676656"/>
                            <a:ext cx="274320" cy="109220"/>
                          </a:xfrm>
                          <a:custGeom>
                            <a:avLst/>
                            <a:gdLst/>
                            <a:ahLst/>
                            <a:cxnLst/>
                            <a:rect l="l" t="t" r="r" b="b"/>
                            <a:pathLst>
                              <a:path w="274320" h="109220" extrusionOk="0">
                                <a:moveTo>
                                  <a:pt x="0" y="0"/>
                                </a:moveTo>
                                <a:lnTo>
                                  <a:pt x="274320" y="0"/>
                                </a:lnTo>
                                <a:lnTo>
                                  <a:pt x="269621" y="29083"/>
                                </a:lnTo>
                                <a:lnTo>
                                  <a:pt x="262128" y="57023"/>
                                </a:lnTo>
                                <a:lnTo>
                                  <a:pt x="251079" y="83947"/>
                                </a:lnTo>
                                <a:lnTo>
                                  <a:pt x="237744" y="109220"/>
                                </a:lnTo>
                                <a:lnTo>
                                  <a:pt x="194310" y="87757"/>
                                </a:lnTo>
                                <a:lnTo>
                                  <a:pt x="149098" y="70231"/>
                                </a:lnTo>
                                <a:lnTo>
                                  <a:pt x="100965" y="56515"/>
                                </a:lnTo>
                                <a:lnTo>
                                  <a:pt x="51562" y="47752"/>
                                </a:lnTo>
                                <a:lnTo>
                                  <a:pt x="0" y="43942"/>
                                </a:lnTo>
                                <a:lnTo>
                                  <a:pt x="0" y="0"/>
                                </a:lnTo>
                                <a:close/>
                              </a:path>
                            </a:pathLst>
                          </a:custGeom>
                          <a:solidFill>
                            <a:srgbClr val="262761"/>
                          </a:solidFill>
                          <a:ln>
                            <a:noFill/>
                          </a:ln>
                        </wps:spPr>
                        <wps:bodyPr spcFirstLastPara="1" wrap="square" lIns="91425" tIns="91425" rIns="91425" bIns="91425" anchor="ctr" anchorCtr="0">
                          <a:noAutofit/>
                        </wps:bodyPr>
                      </wps:wsp>
                      <wps:wsp>
                        <wps:cNvPr id="24" name="Forma libre: forma 16"/>
                        <wps:cNvSpPr/>
                        <wps:spPr>
                          <a:xfrm>
                            <a:off x="341376" y="676656"/>
                            <a:ext cx="272796" cy="107696"/>
                          </a:xfrm>
                          <a:custGeom>
                            <a:avLst/>
                            <a:gdLst/>
                            <a:ahLst/>
                            <a:cxnLst/>
                            <a:rect l="l" t="t" r="r" b="b"/>
                            <a:pathLst>
                              <a:path w="272796" h="107696" extrusionOk="0">
                                <a:moveTo>
                                  <a:pt x="0" y="0"/>
                                </a:moveTo>
                                <a:lnTo>
                                  <a:pt x="272796" y="0"/>
                                </a:lnTo>
                                <a:lnTo>
                                  <a:pt x="272796" y="43434"/>
                                </a:lnTo>
                                <a:lnTo>
                                  <a:pt x="221869" y="47244"/>
                                </a:lnTo>
                                <a:lnTo>
                                  <a:pt x="171958" y="56007"/>
                                </a:lnTo>
                                <a:lnTo>
                                  <a:pt x="124587" y="69215"/>
                                </a:lnTo>
                                <a:lnTo>
                                  <a:pt x="78740" y="86233"/>
                                </a:lnTo>
                                <a:lnTo>
                                  <a:pt x="35306" y="107696"/>
                                </a:lnTo>
                                <a:lnTo>
                                  <a:pt x="22606" y="82423"/>
                                </a:lnTo>
                                <a:lnTo>
                                  <a:pt x="12192" y="56007"/>
                                </a:lnTo>
                                <a:lnTo>
                                  <a:pt x="4572" y="28575"/>
                                </a:lnTo>
                                <a:lnTo>
                                  <a:pt x="0" y="0"/>
                                </a:lnTo>
                                <a:close/>
                              </a:path>
                            </a:pathLst>
                          </a:custGeom>
                          <a:solidFill>
                            <a:srgbClr val="262761"/>
                          </a:solidFill>
                          <a:ln>
                            <a:noFill/>
                          </a:ln>
                        </wps:spPr>
                        <wps:bodyPr spcFirstLastPara="1" wrap="square" lIns="91425" tIns="91425" rIns="91425" bIns="91425" anchor="ctr" anchorCtr="0">
                          <a:noAutofit/>
                        </wps:bodyPr>
                      </wps:wsp>
                      <wps:wsp>
                        <wps:cNvPr id="37" name="Forma libre: forma 17"/>
                        <wps:cNvSpPr/>
                        <wps:spPr>
                          <a:xfrm>
                            <a:off x="393192" y="751332"/>
                            <a:ext cx="220345" cy="140208"/>
                          </a:xfrm>
                          <a:custGeom>
                            <a:avLst/>
                            <a:gdLst/>
                            <a:ahLst/>
                            <a:cxnLst/>
                            <a:rect l="l" t="t" r="r" b="b"/>
                            <a:pathLst>
                              <a:path w="220345" h="140208" extrusionOk="0">
                                <a:moveTo>
                                  <a:pt x="220345" y="0"/>
                                </a:moveTo>
                                <a:lnTo>
                                  <a:pt x="220345" y="48387"/>
                                </a:lnTo>
                                <a:lnTo>
                                  <a:pt x="178689" y="58293"/>
                                </a:lnTo>
                                <a:lnTo>
                                  <a:pt x="142367" y="77470"/>
                                </a:lnTo>
                                <a:lnTo>
                                  <a:pt x="112776" y="105537"/>
                                </a:lnTo>
                                <a:lnTo>
                                  <a:pt x="91948" y="140208"/>
                                </a:lnTo>
                                <a:lnTo>
                                  <a:pt x="65913" y="123698"/>
                                </a:lnTo>
                                <a:lnTo>
                                  <a:pt x="41021" y="104521"/>
                                </a:lnTo>
                                <a:lnTo>
                                  <a:pt x="19050" y="83058"/>
                                </a:lnTo>
                                <a:lnTo>
                                  <a:pt x="0" y="59944"/>
                                </a:lnTo>
                                <a:lnTo>
                                  <a:pt x="39878" y="40132"/>
                                </a:lnTo>
                                <a:lnTo>
                                  <a:pt x="82677" y="23622"/>
                                </a:lnTo>
                                <a:lnTo>
                                  <a:pt x="126746" y="11557"/>
                                </a:lnTo>
                                <a:lnTo>
                                  <a:pt x="172974" y="3810"/>
                                </a:lnTo>
                                <a:lnTo>
                                  <a:pt x="220345"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38" name="Shape 21"/>
                          <pic:cNvPicPr preferRelativeResize="0"/>
                        </pic:nvPicPr>
                        <pic:blipFill rotWithShape="1">
                          <a:blip r:embed="rId2">
                            <a:alphaModFix/>
                          </a:blip>
                          <a:srcRect/>
                          <a:stretch/>
                        </pic:blipFill>
                        <pic:spPr>
                          <a:xfrm>
                            <a:off x="646176" y="751331"/>
                            <a:ext cx="220980" cy="176784"/>
                          </a:xfrm>
                          <a:prstGeom prst="rect">
                            <a:avLst/>
                          </a:prstGeom>
                          <a:noFill/>
                          <a:ln>
                            <a:noFill/>
                          </a:ln>
                        </pic:spPr>
                      </pic:pic>
                      <wps:wsp>
                        <wps:cNvPr id="39" name="Forma libre: forma 18"/>
                        <wps:cNvSpPr/>
                        <wps:spPr>
                          <a:xfrm>
                            <a:off x="516636" y="832104"/>
                            <a:ext cx="97536" cy="94488"/>
                          </a:xfrm>
                          <a:custGeom>
                            <a:avLst/>
                            <a:gdLst/>
                            <a:ahLst/>
                            <a:cxnLst/>
                            <a:rect l="l" t="t" r="r" b="b"/>
                            <a:pathLst>
                              <a:path w="97536" h="94488" extrusionOk="0">
                                <a:moveTo>
                                  <a:pt x="97536" y="0"/>
                                </a:moveTo>
                                <a:lnTo>
                                  <a:pt x="97536" y="94488"/>
                                </a:lnTo>
                                <a:lnTo>
                                  <a:pt x="72009" y="91694"/>
                                </a:lnTo>
                                <a:lnTo>
                                  <a:pt x="46990" y="87376"/>
                                </a:lnTo>
                                <a:lnTo>
                                  <a:pt x="23241" y="81280"/>
                                </a:lnTo>
                                <a:lnTo>
                                  <a:pt x="0" y="73025"/>
                                </a:lnTo>
                                <a:lnTo>
                                  <a:pt x="15113" y="45593"/>
                                </a:lnTo>
                                <a:lnTo>
                                  <a:pt x="37719" y="23622"/>
                                </a:lnTo>
                                <a:lnTo>
                                  <a:pt x="65659" y="8255"/>
                                </a:lnTo>
                                <a:lnTo>
                                  <a:pt x="97536" y="0"/>
                                </a:lnTo>
                                <a:close/>
                              </a:path>
                            </a:pathLst>
                          </a:custGeom>
                          <a:solidFill>
                            <a:srgbClr val="262761"/>
                          </a:solidFill>
                          <a:ln>
                            <a:noFill/>
                          </a:ln>
                        </wps:spPr>
                        <wps:bodyPr spcFirstLastPara="1" wrap="square" lIns="91425" tIns="91425" rIns="91425" bIns="91425" anchor="ctr" anchorCtr="0">
                          <a:noAutofit/>
                        </wps:bodyPr>
                      </wps:wsp>
                      <pic:pic xmlns:pic="http://schemas.openxmlformats.org/drawingml/2006/picture">
                        <pic:nvPicPr>
                          <pic:cNvPr id="40" name="Shape 23"/>
                          <pic:cNvPicPr preferRelativeResize="0"/>
                        </pic:nvPicPr>
                        <pic:blipFill rotWithShape="1">
                          <a:blip r:embed="rId3">
                            <a:alphaModFix/>
                          </a:blip>
                          <a:srcRect/>
                          <a:stretch/>
                        </pic:blipFill>
                        <pic:spPr>
                          <a:xfrm>
                            <a:off x="484632" y="377951"/>
                            <a:ext cx="236220" cy="286512"/>
                          </a:xfrm>
                          <a:prstGeom prst="rect">
                            <a:avLst/>
                          </a:prstGeom>
                          <a:noFill/>
                          <a:ln>
                            <a:noFill/>
                          </a:ln>
                        </pic:spPr>
                      </pic:pic>
                      <pic:pic xmlns:pic="http://schemas.openxmlformats.org/drawingml/2006/picture">
                        <pic:nvPicPr>
                          <pic:cNvPr id="41" name="Shape 24"/>
                          <pic:cNvPicPr preferRelativeResize="0"/>
                        </pic:nvPicPr>
                        <pic:blipFill rotWithShape="1">
                          <a:blip r:embed="rId4">
                            <a:alphaModFix/>
                          </a:blip>
                          <a:srcRect/>
                          <a:stretch/>
                        </pic:blipFill>
                        <pic:spPr>
                          <a:xfrm>
                            <a:off x="0" y="1042416"/>
                            <a:ext cx="1229868" cy="181356"/>
                          </a:xfrm>
                          <a:prstGeom prst="rect">
                            <a:avLst/>
                          </a:prstGeom>
                          <a:noFill/>
                          <a:ln>
                            <a:noFill/>
                          </a:ln>
                        </pic:spPr>
                      </pic:pic>
                    </wpg:grpSp>
                  </wpg:wg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group w14:anchorId="43111B0F" id="Grupo 6884" o:spid="_x0000_s1039" style="position:absolute;left:0;text-align:left;margin-left:75.7pt;margin-top:35.3pt;width:96.85pt;height:96.35pt;z-index:251661312;mso-position-horizontal-relative:page;mso-position-vertical-relative:page" coordorigin="47310,31681" coordsize="12298,12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">
              <v:group id="Grupo 10" o:spid="_x0000_s1040" style="position:absolute;left:47310;top:31681;width:12299;height:12237" coordsize="12298,12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ángulo 11" o:spid="_x0000_s1041" style="position:absolute;width:12298;height:122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filled="f" stroked="f">
                  <v:textbox inset="2.53958mm,2.53958mm,2.53958mm,2.53958mm">
                    <w:txbxContent>
                      <w:p w14:paraId="7CD79BB2" w14:textId="77777777" w:rsidR="00FF22DC" w:rsidRDefault="00FF22DC">
                        <w:pPr>
                          <w:spacing w:after="0" w:line="240" w:lineRule="auto"/>
                          <w:ind w:left="0" w:right="0" w:firstLine="0"/>
                          <w:jc w:val="left"/>
                          <w:textDirection w:val="btLr"/>
                        </w:pPr>
                      </w:p>
                    </w:txbxContent>
                  </v:textbox>
                </v:rect>
                <v:rect id="Rectángulo 12" o:spid="_x0000_s1042" style="position:absolute;left:1191;top:215;width:562;height:1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5DF8DEA" w14:textId="77777777" w:rsidR="00FF22DC" w:rsidRDefault="00FF22DC">
                        <w:pPr>
                          <w:spacing w:after="160" w:line="258" w:lineRule="auto"/>
                          <w:ind w:left="0" w:right="0" w:firstLine="0"/>
                          <w:jc w:val="left"/>
                          <w:textDirection w:val="btLr"/>
                        </w:pPr>
                        <w:r>
                          <w:rPr>
                            <w:rFonts w:ascii="Trebuchet MS" w:eastAsia="Trebuchet MS" w:hAnsi="Trebuchet MS" w:cs="Trebuchet MS"/>
                          </w:rPr>
                          <w:t xml:space="preserve"> </w:t>
                        </w:r>
                      </w:p>
                    </w:txbxContent>
                  </v:textbox>
                </v:rect>
                <v:shape id="Forma libre: forma 13" o:spid="_x0000_s1043" style="position:absolute;left:2987;width:6644;height:9672;visibility:visible;mso-wrap-style:square;v-text-anchor:middle" coordsize="664464,967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" path="m358013,r22098,4445l398653,16001r12827,17654l415544,55118r,20955l424815,65532r11557,-8256l449707,52324r15113,-1651l487426,55118r18034,11557l512445,76073r1778,2159l518287,84327r4572,20956l522859,131190r,156465l537337,277240r16256,-7746l571627,264540r19177,-1651l605282,262889r,24766l605282,580262r-1143,15495l599440,611124r-6985,13843l583184,637667r81280,l664464,652018r-2921,42418l652907,735202r-14605,39117l619252,810640r-23876,33656l566928,874649r-31877,26924l499618,924179r-38227,18160l420751,956183r-43561,8254l332486,967232r-45212,-2795l244348,956183,203073,942339,164846,924179,129413,901573,97536,874649,69088,844296,45212,810640,26162,774319,11557,735711,2896,694436,,652018,,638175r14478,-508l105664,637667,96393,624967,89408,611124,85344,595757,83566,580262r,-424306l88265,134493r12700,-17145l118999,105283r22606,-4446l157861,102997r14478,6730l184531,118999r8763,12191l193294,108585r4572,-21463l210693,69976,228600,57912r22733,-4445l265811,55625r13335,4953l290703,68325r9271,9907l299974,55118r4064,-21463l316865,16001,335407,4445,358013,xe" fillcolor="#262761" stroked="f">
                  <v:path arrowok="t" o:extrusionok="f"/>
                </v:shape>
                <v:shape id="Forma libre: forma 14" o:spid="_x0000_s1044" style="position:absolute;left:3139;top:137;width:6355;height:9398;visibility:visible;mso-wrap-style:square;v-text-anchor:middle" coordsize="635508,93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" path="m343535,r16891,3302l373761,12065r9271,13335l386588,41275r,294386l406781,335661r,-243586l410337,75565r9271,-12700l433578,53975r16764,-3302l467233,53975r13843,8890l490474,75565r3429,16510l493903,295402r-5842,8255l483489,316357r-3556,14352l479425,335661r-635,8255l478790,448691r-16764,7112l446278,464693r-14478,10922l418973,487299r1778,2667l427101,495554r1778,2668l442214,485648r15113,-10541l473583,465710r17399,-6605l490982,335661r635,l500253,306960r18542,-23115l544957,268478r31369,-5588l576326,335661r,162561l576326,566547r-4064,23241l561848,610109r-16256,16636l524637,637667r110871,l635508,638302r-2921,40767l623951,718185r-13462,37465l591947,790448r-22606,31877l542671,851535r-30734,25400l478282,898398r-36576,17653l402209,929260r-41275,7746l318008,939800r-43434,-2794l233299,929260,193802,916051,157226,898398,123571,876935,92837,851535,66167,822325,43561,790448,25019,755650,11557,718185,2921,679069,,638302r,-635l135255,637667,114935,626745,98044,610109,87630,589788,83566,566547r,-424307l86995,126238r9398,-13208l110236,104140r16891,-3302l143891,104140r13970,8890l167132,126238r3556,16002l170688,335661r22606,l193294,94742r3429,-15875l205994,65532r13970,-8763l236855,53467r16764,3302l267589,65532r9271,13335l280289,94742r,240919l300101,335661r,-294386l303530,25400r9271,-13335l326136,3302,343535,xe" fillcolor="#ffca33" stroked="f">
                  <v:path arrowok="t" o:extrusionok="f"/>
                </v:shape>
                <v:shape id="Forma libre: forma 15" o:spid="_x0000_s1045" style="position:absolute;left:6461;top:6766;width:2743;height:1092;visibility:visible;mso-wrap-style:square;v-text-anchor:middle" coordsize="274320,10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" path="m,l274320,r-4699,29083l262128,57023,251079,83947r-13335,25273l194310,87757,149098,70231,100965,56515,51562,47752,,43942,,xe" fillcolor="#262761" stroked="f">
                  <v:path arrowok="t" o:extrusionok="f"/>
                </v:shape>
                <v:shape id="Forma libre: forma 16" o:spid="_x0000_s1046" style="position:absolute;left:3413;top:6766;width:2728;height:1077;visibility:visible;mso-wrap-style:square;v-text-anchor:middle" coordsize="272796,107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" path="m,l272796,r,43434l221869,47244r-49911,8763l124587,69215,78740,86233,35306,107696,22606,82423,12192,56007,4572,28575,,xe" fillcolor="#262761" stroked="f">
                  <v:path arrowok="t" o:extrusionok="f"/>
                </v:shape>
                <v:shape id="Forma libre: forma 17" o:spid="_x0000_s1047" style="position:absolute;left:3931;top:7513;width:2204;height:1402;visibility:visible;mso-wrap-style:square;v-text-anchor:middle" coordsize="220345,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" path="m220345,r,48387l178689,58293,142367,77470r-29591,28067l91948,140208,65913,123698,41021,104521,19050,83058,,59944,39878,40132,82677,23622,126746,11557,172974,3810,220345,xe" fillcolor="#262761"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1" o:spid="_x0000_s1048" type="#_x0000_t75" style="position:absolute;left:6461;top:7513;width:2210;height:17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">
                  <v:imagedata r:id="rId5" o:title=""/>
                </v:shape>
                <v:shape id="Forma libre: forma 18" o:spid="_x0000_s1049" style="position:absolute;left:5166;top:8321;width:975;height:944;visibility:visible;mso-wrap-style:square;v-text-anchor:middle" coordsize="97536,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" path="m97536,r,94488l72009,91694,46990,87376,23241,81280,,73025,15113,45593,37719,23622,65659,8255,97536,xe" fillcolor="#262761" stroked="f">
                  <v:path arrowok="t" o:extrusionok="f"/>
                </v:shape>
                <v:shape id="Shape 23" o:spid="_x0000_s1050" type="#_x0000_t75" style="position:absolute;left:4846;top:3779;width:2362;height:286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">
                  <v:imagedata r:id="rId6" o:title=""/>
                </v:shape>
                <v:shape id="Shape 24" o:spid="_x0000_s1051" type="#_x0000_t75" style="position:absolute;top:10424;width:12298;height:18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">
                  <v:imagedata r:id="rId7" o:title=""/>
                </v:shape>
              </v:group>
              <w10:wrap type="square" anchorx="page" anchory="page"/>
            </v:group>
          </w:pict>
        </mc:Fallback>
      </mc:AlternateContent>
    </w:r>
  </w:p>
  <w:p w14:paraId="153B039E" w14:textId="77777777" w:rsidR="00FF22DC" w:rsidRDefault="00FF22D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E2460"/>
    <w:multiLevelType w:val="hybridMultilevel"/>
    <w:tmpl w:val="7F30E580"/>
    <w:lvl w:ilvl="0" w:tplc="240A0005">
      <w:start w:val="1"/>
      <w:numFmt w:val="bullet"/>
      <w:lvlText w:val=""/>
      <w:lvlJc w:val="left"/>
      <w:pPr>
        <w:ind w:left="1430" w:hanging="360"/>
      </w:pPr>
      <w:rPr>
        <w:rFonts w:ascii="Wingdings" w:hAnsi="Wingdings" w:hint="default"/>
      </w:rPr>
    </w:lvl>
    <w:lvl w:ilvl="1" w:tplc="240A0003" w:tentative="1">
      <w:start w:val="1"/>
      <w:numFmt w:val="bullet"/>
      <w:lvlText w:val="o"/>
      <w:lvlJc w:val="left"/>
      <w:pPr>
        <w:ind w:left="2150" w:hanging="360"/>
      </w:pPr>
      <w:rPr>
        <w:rFonts w:ascii="Courier New" w:hAnsi="Courier New" w:cs="Courier New" w:hint="default"/>
      </w:rPr>
    </w:lvl>
    <w:lvl w:ilvl="2" w:tplc="240A0005" w:tentative="1">
      <w:start w:val="1"/>
      <w:numFmt w:val="bullet"/>
      <w:lvlText w:val=""/>
      <w:lvlJc w:val="left"/>
      <w:pPr>
        <w:ind w:left="2870" w:hanging="360"/>
      </w:pPr>
      <w:rPr>
        <w:rFonts w:ascii="Wingdings" w:hAnsi="Wingdings" w:hint="default"/>
      </w:rPr>
    </w:lvl>
    <w:lvl w:ilvl="3" w:tplc="240A0001" w:tentative="1">
      <w:start w:val="1"/>
      <w:numFmt w:val="bullet"/>
      <w:lvlText w:val=""/>
      <w:lvlJc w:val="left"/>
      <w:pPr>
        <w:ind w:left="3590" w:hanging="360"/>
      </w:pPr>
      <w:rPr>
        <w:rFonts w:ascii="Symbol" w:hAnsi="Symbol" w:hint="default"/>
      </w:rPr>
    </w:lvl>
    <w:lvl w:ilvl="4" w:tplc="240A0003" w:tentative="1">
      <w:start w:val="1"/>
      <w:numFmt w:val="bullet"/>
      <w:lvlText w:val="o"/>
      <w:lvlJc w:val="left"/>
      <w:pPr>
        <w:ind w:left="4310" w:hanging="360"/>
      </w:pPr>
      <w:rPr>
        <w:rFonts w:ascii="Courier New" w:hAnsi="Courier New" w:cs="Courier New" w:hint="default"/>
      </w:rPr>
    </w:lvl>
    <w:lvl w:ilvl="5" w:tplc="240A0005" w:tentative="1">
      <w:start w:val="1"/>
      <w:numFmt w:val="bullet"/>
      <w:lvlText w:val=""/>
      <w:lvlJc w:val="left"/>
      <w:pPr>
        <w:ind w:left="5030" w:hanging="360"/>
      </w:pPr>
      <w:rPr>
        <w:rFonts w:ascii="Wingdings" w:hAnsi="Wingdings" w:hint="default"/>
      </w:rPr>
    </w:lvl>
    <w:lvl w:ilvl="6" w:tplc="240A0001" w:tentative="1">
      <w:start w:val="1"/>
      <w:numFmt w:val="bullet"/>
      <w:lvlText w:val=""/>
      <w:lvlJc w:val="left"/>
      <w:pPr>
        <w:ind w:left="5750" w:hanging="360"/>
      </w:pPr>
      <w:rPr>
        <w:rFonts w:ascii="Symbol" w:hAnsi="Symbol" w:hint="default"/>
      </w:rPr>
    </w:lvl>
    <w:lvl w:ilvl="7" w:tplc="240A0003" w:tentative="1">
      <w:start w:val="1"/>
      <w:numFmt w:val="bullet"/>
      <w:lvlText w:val="o"/>
      <w:lvlJc w:val="left"/>
      <w:pPr>
        <w:ind w:left="6470" w:hanging="360"/>
      </w:pPr>
      <w:rPr>
        <w:rFonts w:ascii="Courier New" w:hAnsi="Courier New" w:cs="Courier New" w:hint="default"/>
      </w:rPr>
    </w:lvl>
    <w:lvl w:ilvl="8" w:tplc="240A0005" w:tentative="1">
      <w:start w:val="1"/>
      <w:numFmt w:val="bullet"/>
      <w:lvlText w:val=""/>
      <w:lvlJc w:val="left"/>
      <w:pPr>
        <w:ind w:left="7190" w:hanging="360"/>
      </w:pPr>
      <w:rPr>
        <w:rFonts w:ascii="Wingdings" w:hAnsi="Wingdings" w:hint="default"/>
      </w:rPr>
    </w:lvl>
  </w:abstractNum>
  <w:abstractNum w:abstractNumId="1">
    <w:nsid w:val="03A86FFE"/>
    <w:multiLevelType w:val="multilevel"/>
    <w:tmpl w:val="7C204A0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nsid w:val="07BA2294"/>
    <w:multiLevelType w:val="hybridMultilevel"/>
    <w:tmpl w:val="A3BA9500"/>
    <w:lvl w:ilvl="0" w:tplc="04090001">
      <w:start w:val="1"/>
      <w:numFmt w:val="bullet"/>
      <w:lvlText w:val=""/>
      <w:lvlJc w:val="left"/>
      <w:pPr>
        <w:ind w:left="1430" w:hanging="360"/>
      </w:pPr>
      <w:rPr>
        <w:rFonts w:ascii="Symbol" w:hAnsi="Symbol" w:hint="default"/>
      </w:rPr>
    </w:lvl>
    <w:lvl w:ilvl="1" w:tplc="240A0003" w:tentative="1">
      <w:start w:val="1"/>
      <w:numFmt w:val="bullet"/>
      <w:lvlText w:val="o"/>
      <w:lvlJc w:val="left"/>
      <w:pPr>
        <w:ind w:left="2150" w:hanging="360"/>
      </w:pPr>
      <w:rPr>
        <w:rFonts w:ascii="Courier New" w:hAnsi="Courier New" w:cs="Courier New" w:hint="default"/>
      </w:rPr>
    </w:lvl>
    <w:lvl w:ilvl="2" w:tplc="240A0005" w:tentative="1">
      <w:start w:val="1"/>
      <w:numFmt w:val="bullet"/>
      <w:lvlText w:val=""/>
      <w:lvlJc w:val="left"/>
      <w:pPr>
        <w:ind w:left="2870" w:hanging="360"/>
      </w:pPr>
      <w:rPr>
        <w:rFonts w:ascii="Wingdings" w:hAnsi="Wingdings" w:hint="default"/>
      </w:rPr>
    </w:lvl>
    <w:lvl w:ilvl="3" w:tplc="240A0001" w:tentative="1">
      <w:start w:val="1"/>
      <w:numFmt w:val="bullet"/>
      <w:lvlText w:val=""/>
      <w:lvlJc w:val="left"/>
      <w:pPr>
        <w:ind w:left="3590" w:hanging="360"/>
      </w:pPr>
      <w:rPr>
        <w:rFonts w:ascii="Symbol" w:hAnsi="Symbol" w:hint="default"/>
      </w:rPr>
    </w:lvl>
    <w:lvl w:ilvl="4" w:tplc="240A0003" w:tentative="1">
      <w:start w:val="1"/>
      <w:numFmt w:val="bullet"/>
      <w:lvlText w:val="o"/>
      <w:lvlJc w:val="left"/>
      <w:pPr>
        <w:ind w:left="4310" w:hanging="360"/>
      </w:pPr>
      <w:rPr>
        <w:rFonts w:ascii="Courier New" w:hAnsi="Courier New" w:cs="Courier New" w:hint="default"/>
      </w:rPr>
    </w:lvl>
    <w:lvl w:ilvl="5" w:tplc="240A0005" w:tentative="1">
      <w:start w:val="1"/>
      <w:numFmt w:val="bullet"/>
      <w:lvlText w:val=""/>
      <w:lvlJc w:val="left"/>
      <w:pPr>
        <w:ind w:left="5030" w:hanging="360"/>
      </w:pPr>
      <w:rPr>
        <w:rFonts w:ascii="Wingdings" w:hAnsi="Wingdings" w:hint="default"/>
      </w:rPr>
    </w:lvl>
    <w:lvl w:ilvl="6" w:tplc="240A0001" w:tentative="1">
      <w:start w:val="1"/>
      <w:numFmt w:val="bullet"/>
      <w:lvlText w:val=""/>
      <w:lvlJc w:val="left"/>
      <w:pPr>
        <w:ind w:left="5750" w:hanging="360"/>
      </w:pPr>
      <w:rPr>
        <w:rFonts w:ascii="Symbol" w:hAnsi="Symbol" w:hint="default"/>
      </w:rPr>
    </w:lvl>
    <w:lvl w:ilvl="7" w:tplc="240A0003" w:tentative="1">
      <w:start w:val="1"/>
      <w:numFmt w:val="bullet"/>
      <w:lvlText w:val="o"/>
      <w:lvlJc w:val="left"/>
      <w:pPr>
        <w:ind w:left="6470" w:hanging="360"/>
      </w:pPr>
      <w:rPr>
        <w:rFonts w:ascii="Courier New" w:hAnsi="Courier New" w:cs="Courier New" w:hint="default"/>
      </w:rPr>
    </w:lvl>
    <w:lvl w:ilvl="8" w:tplc="240A0005" w:tentative="1">
      <w:start w:val="1"/>
      <w:numFmt w:val="bullet"/>
      <w:lvlText w:val=""/>
      <w:lvlJc w:val="left"/>
      <w:pPr>
        <w:ind w:left="7190" w:hanging="360"/>
      </w:pPr>
      <w:rPr>
        <w:rFonts w:ascii="Wingdings" w:hAnsi="Wingdings" w:hint="default"/>
      </w:rPr>
    </w:lvl>
  </w:abstractNum>
  <w:abstractNum w:abstractNumId="3">
    <w:nsid w:val="0A97749C"/>
    <w:multiLevelType w:val="hybridMultilevel"/>
    <w:tmpl w:val="30FCA7B4"/>
    <w:lvl w:ilvl="0" w:tplc="0C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0E9C2838"/>
    <w:multiLevelType w:val="hybridMultilevel"/>
    <w:tmpl w:val="DDD84058"/>
    <w:lvl w:ilvl="0" w:tplc="722A2F32">
      <w:start w:val="1"/>
      <w:numFmt w:val="decimal"/>
      <w:lvlText w:val="%1."/>
      <w:lvlJc w:val="left"/>
      <w:pPr>
        <w:ind w:left="350" w:hanging="360"/>
      </w:pPr>
      <w:rPr>
        <w:rFonts w:hint="default"/>
      </w:rPr>
    </w:lvl>
    <w:lvl w:ilvl="1" w:tplc="240A0019" w:tentative="1">
      <w:start w:val="1"/>
      <w:numFmt w:val="lowerLetter"/>
      <w:lvlText w:val="%2."/>
      <w:lvlJc w:val="left"/>
      <w:pPr>
        <w:ind w:left="1070" w:hanging="360"/>
      </w:pPr>
    </w:lvl>
    <w:lvl w:ilvl="2" w:tplc="240A001B" w:tentative="1">
      <w:start w:val="1"/>
      <w:numFmt w:val="lowerRoman"/>
      <w:lvlText w:val="%3."/>
      <w:lvlJc w:val="right"/>
      <w:pPr>
        <w:ind w:left="1790" w:hanging="180"/>
      </w:pPr>
    </w:lvl>
    <w:lvl w:ilvl="3" w:tplc="240A000F" w:tentative="1">
      <w:start w:val="1"/>
      <w:numFmt w:val="decimal"/>
      <w:lvlText w:val="%4."/>
      <w:lvlJc w:val="left"/>
      <w:pPr>
        <w:ind w:left="2510" w:hanging="360"/>
      </w:pPr>
    </w:lvl>
    <w:lvl w:ilvl="4" w:tplc="240A0019" w:tentative="1">
      <w:start w:val="1"/>
      <w:numFmt w:val="lowerLetter"/>
      <w:lvlText w:val="%5."/>
      <w:lvlJc w:val="left"/>
      <w:pPr>
        <w:ind w:left="3230" w:hanging="360"/>
      </w:pPr>
    </w:lvl>
    <w:lvl w:ilvl="5" w:tplc="240A001B" w:tentative="1">
      <w:start w:val="1"/>
      <w:numFmt w:val="lowerRoman"/>
      <w:lvlText w:val="%6."/>
      <w:lvlJc w:val="right"/>
      <w:pPr>
        <w:ind w:left="3950" w:hanging="180"/>
      </w:pPr>
    </w:lvl>
    <w:lvl w:ilvl="6" w:tplc="240A000F" w:tentative="1">
      <w:start w:val="1"/>
      <w:numFmt w:val="decimal"/>
      <w:lvlText w:val="%7."/>
      <w:lvlJc w:val="left"/>
      <w:pPr>
        <w:ind w:left="4670" w:hanging="360"/>
      </w:pPr>
    </w:lvl>
    <w:lvl w:ilvl="7" w:tplc="240A0019" w:tentative="1">
      <w:start w:val="1"/>
      <w:numFmt w:val="lowerLetter"/>
      <w:lvlText w:val="%8."/>
      <w:lvlJc w:val="left"/>
      <w:pPr>
        <w:ind w:left="5390" w:hanging="360"/>
      </w:pPr>
    </w:lvl>
    <w:lvl w:ilvl="8" w:tplc="240A001B" w:tentative="1">
      <w:start w:val="1"/>
      <w:numFmt w:val="lowerRoman"/>
      <w:lvlText w:val="%9."/>
      <w:lvlJc w:val="right"/>
      <w:pPr>
        <w:ind w:left="6110" w:hanging="180"/>
      </w:pPr>
    </w:lvl>
  </w:abstractNum>
  <w:abstractNum w:abstractNumId="5">
    <w:nsid w:val="237331F7"/>
    <w:multiLevelType w:val="hybridMultilevel"/>
    <w:tmpl w:val="4482B836"/>
    <w:lvl w:ilvl="0" w:tplc="B2723B96">
      <w:start w:val="1"/>
      <w:numFmt w:val="lowerRoman"/>
      <w:lvlText w:val="%1)"/>
      <w:lvlJc w:val="left"/>
      <w:pPr>
        <w:ind w:left="730" w:hanging="720"/>
      </w:pPr>
      <w:rPr>
        <w:rFonts w:hint="default"/>
      </w:rPr>
    </w:lvl>
    <w:lvl w:ilvl="1" w:tplc="240A0019" w:tentative="1">
      <w:start w:val="1"/>
      <w:numFmt w:val="lowerLetter"/>
      <w:lvlText w:val="%2."/>
      <w:lvlJc w:val="left"/>
      <w:pPr>
        <w:ind w:left="1090" w:hanging="360"/>
      </w:pPr>
    </w:lvl>
    <w:lvl w:ilvl="2" w:tplc="240A001B" w:tentative="1">
      <w:start w:val="1"/>
      <w:numFmt w:val="lowerRoman"/>
      <w:lvlText w:val="%3."/>
      <w:lvlJc w:val="right"/>
      <w:pPr>
        <w:ind w:left="1810" w:hanging="180"/>
      </w:pPr>
    </w:lvl>
    <w:lvl w:ilvl="3" w:tplc="240A000F" w:tentative="1">
      <w:start w:val="1"/>
      <w:numFmt w:val="decimal"/>
      <w:lvlText w:val="%4."/>
      <w:lvlJc w:val="left"/>
      <w:pPr>
        <w:ind w:left="2530" w:hanging="360"/>
      </w:pPr>
    </w:lvl>
    <w:lvl w:ilvl="4" w:tplc="240A0019" w:tentative="1">
      <w:start w:val="1"/>
      <w:numFmt w:val="lowerLetter"/>
      <w:lvlText w:val="%5."/>
      <w:lvlJc w:val="left"/>
      <w:pPr>
        <w:ind w:left="3250" w:hanging="360"/>
      </w:pPr>
    </w:lvl>
    <w:lvl w:ilvl="5" w:tplc="240A001B" w:tentative="1">
      <w:start w:val="1"/>
      <w:numFmt w:val="lowerRoman"/>
      <w:lvlText w:val="%6."/>
      <w:lvlJc w:val="right"/>
      <w:pPr>
        <w:ind w:left="3970" w:hanging="180"/>
      </w:pPr>
    </w:lvl>
    <w:lvl w:ilvl="6" w:tplc="240A000F" w:tentative="1">
      <w:start w:val="1"/>
      <w:numFmt w:val="decimal"/>
      <w:lvlText w:val="%7."/>
      <w:lvlJc w:val="left"/>
      <w:pPr>
        <w:ind w:left="4690" w:hanging="360"/>
      </w:pPr>
    </w:lvl>
    <w:lvl w:ilvl="7" w:tplc="240A0019" w:tentative="1">
      <w:start w:val="1"/>
      <w:numFmt w:val="lowerLetter"/>
      <w:lvlText w:val="%8."/>
      <w:lvlJc w:val="left"/>
      <w:pPr>
        <w:ind w:left="5410" w:hanging="360"/>
      </w:pPr>
    </w:lvl>
    <w:lvl w:ilvl="8" w:tplc="240A001B" w:tentative="1">
      <w:start w:val="1"/>
      <w:numFmt w:val="lowerRoman"/>
      <w:lvlText w:val="%9."/>
      <w:lvlJc w:val="right"/>
      <w:pPr>
        <w:ind w:left="6130" w:hanging="180"/>
      </w:pPr>
    </w:lvl>
  </w:abstractNum>
  <w:abstractNum w:abstractNumId="6">
    <w:nsid w:val="244F2CE2"/>
    <w:multiLevelType w:val="hybridMultilevel"/>
    <w:tmpl w:val="0BE81326"/>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7">
    <w:nsid w:val="2619586A"/>
    <w:multiLevelType w:val="hybridMultilevel"/>
    <w:tmpl w:val="26004FC0"/>
    <w:lvl w:ilvl="0" w:tplc="04090001">
      <w:start w:val="1"/>
      <w:numFmt w:val="bullet"/>
      <w:lvlText w:val=""/>
      <w:lvlJc w:val="left"/>
      <w:pPr>
        <w:ind w:left="380" w:hanging="360"/>
      </w:pPr>
      <w:rPr>
        <w:rFonts w:ascii="Symbol" w:hAnsi="Symbol" w:hint="default"/>
      </w:rPr>
    </w:lvl>
    <w:lvl w:ilvl="1" w:tplc="240A0003" w:tentative="1">
      <w:start w:val="1"/>
      <w:numFmt w:val="bullet"/>
      <w:lvlText w:val="o"/>
      <w:lvlJc w:val="left"/>
      <w:pPr>
        <w:ind w:left="1100" w:hanging="360"/>
      </w:pPr>
      <w:rPr>
        <w:rFonts w:ascii="Courier New" w:hAnsi="Courier New" w:cs="Courier New" w:hint="default"/>
      </w:rPr>
    </w:lvl>
    <w:lvl w:ilvl="2" w:tplc="240A0005" w:tentative="1">
      <w:start w:val="1"/>
      <w:numFmt w:val="bullet"/>
      <w:lvlText w:val=""/>
      <w:lvlJc w:val="left"/>
      <w:pPr>
        <w:ind w:left="1820" w:hanging="360"/>
      </w:pPr>
      <w:rPr>
        <w:rFonts w:ascii="Wingdings" w:hAnsi="Wingdings" w:hint="default"/>
      </w:rPr>
    </w:lvl>
    <w:lvl w:ilvl="3" w:tplc="240A0001" w:tentative="1">
      <w:start w:val="1"/>
      <w:numFmt w:val="bullet"/>
      <w:lvlText w:val=""/>
      <w:lvlJc w:val="left"/>
      <w:pPr>
        <w:ind w:left="2540" w:hanging="360"/>
      </w:pPr>
      <w:rPr>
        <w:rFonts w:ascii="Symbol" w:hAnsi="Symbol" w:hint="default"/>
      </w:rPr>
    </w:lvl>
    <w:lvl w:ilvl="4" w:tplc="240A0003" w:tentative="1">
      <w:start w:val="1"/>
      <w:numFmt w:val="bullet"/>
      <w:lvlText w:val="o"/>
      <w:lvlJc w:val="left"/>
      <w:pPr>
        <w:ind w:left="3260" w:hanging="360"/>
      </w:pPr>
      <w:rPr>
        <w:rFonts w:ascii="Courier New" w:hAnsi="Courier New" w:cs="Courier New" w:hint="default"/>
      </w:rPr>
    </w:lvl>
    <w:lvl w:ilvl="5" w:tplc="240A0005" w:tentative="1">
      <w:start w:val="1"/>
      <w:numFmt w:val="bullet"/>
      <w:lvlText w:val=""/>
      <w:lvlJc w:val="left"/>
      <w:pPr>
        <w:ind w:left="3980" w:hanging="360"/>
      </w:pPr>
      <w:rPr>
        <w:rFonts w:ascii="Wingdings" w:hAnsi="Wingdings" w:hint="default"/>
      </w:rPr>
    </w:lvl>
    <w:lvl w:ilvl="6" w:tplc="240A0001" w:tentative="1">
      <w:start w:val="1"/>
      <w:numFmt w:val="bullet"/>
      <w:lvlText w:val=""/>
      <w:lvlJc w:val="left"/>
      <w:pPr>
        <w:ind w:left="4700" w:hanging="360"/>
      </w:pPr>
      <w:rPr>
        <w:rFonts w:ascii="Symbol" w:hAnsi="Symbol" w:hint="default"/>
      </w:rPr>
    </w:lvl>
    <w:lvl w:ilvl="7" w:tplc="240A0003" w:tentative="1">
      <w:start w:val="1"/>
      <w:numFmt w:val="bullet"/>
      <w:lvlText w:val="o"/>
      <w:lvlJc w:val="left"/>
      <w:pPr>
        <w:ind w:left="5420" w:hanging="360"/>
      </w:pPr>
      <w:rPr>
        <w:rFonts w:ascii="Courier New" w:hAnsi="Courier New" w:cs="Courier New" w:hint="default"/>
      </w:rPr>
    </w:lvl>
    <w:lvl w:ilvl="8" w:tplc="240A0005" w:tentative="1">
      <w:start w:val="1"/>
      <w:numFmt w:val="bullet"/>
      <w:lvlText w:val=""/>
      <w:lvlJc w:val="left"/>
      <w:pPr>
        <w:ind w:left="6140" w:hanging="360"/>
      </w:pPr>
      <w:rPr>
        <w:rFonts w:ascii="Wingdings" w:hAnsi="Wingdings" w:hint="default"/>
      </w:rPr>
    </w:lvl>
  </w:abstractNum>
  <w:abstractNum w:abstractNumId="8">
    <w:nsid w:val="263E503D"/>
    <w:multiLevelType w:val="hybridMultilevel"/>
    <w:tmpl w:val="F4D0576C"/>
    <w:lvl w:ilvl="0" w:tplc="04090001">
      <w:start w:val="1"/>
      <w:numFmt w:val="bullet"/>
      <w:lvlText w:val=""/>
      <w:lvlJc w:val="left"/>
      <w:pPr>
        <w:ind w:left="420" w:hanging="360"/>
      </w:pPr>
      <w:rPr>
        <w:rFonts w:ascii="Symbol" w:hAnsi="Symbol"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9">
    <w:nsid w:val="2A1D5FB9"/>
    <w:multiLevelType w:val="hybridMultilevel"/>
    <w:tmpl w:val="345E800E"/>
    <w:lvl w:ilvl="0" w:tplc="240A001B">
      <w:start w:val="1"/>
      <w:numFmt w:val="lowerRoman"/>
      <w:lvlText w:val="%1."/>
      <w:lvlJc w:val="right"/>
      <w:pPr>
        <w:ind w:left="730" w:hanging="720"/>
      </w:pPr>
      <w:rPr>
        <w:rFonts w:hint="default"/>
      </w:rPr>
    </w:lvl>
    <w:lvl w:ilvl="1" w:tplc="240A0019" w:tentative="1">
      <w:start w:val="1"/>
      <w:numFmt w:val="lowerLetter"/>
      <w:lvlText w:val="%2."/>
      <w:lvlJc w:val="left"/>
      <w:pPr>
        <w:ind w:left="1090" w:hanging="360"/>
      </w:pPr>
    </w:lvl>
    <w:lvl w:ilvl="2" w:tplc="240A001B" w:tentative="1">
      <w:start w:val="1"/>
      <w:numFmt w:val="lowerRoman"/>
      <w:lvlText w:val="%3."/>
      <w:lvlJc w:val="right"/>
      <w:pPr>
        <w:ind w:left="1810" w:hanging="180"/>
      </w:pPr>
    </w:lvl>
    <w:lvl w:ilvl="3" w:tplc="240A000F" w:tentative="1">
      <w:start w:val="1"/>
      <w:numFmt w:val="decimal"/>
      <w:lvlText w:val="%4."/>
      <w:lvlJc w:val="left"/>
      <w:pPr>
        <w:ind w:left="2530" w:hanging="360"/>
      </w:pPr>
    </w:lvl>
    <w:lvl w:ilvl="4" w:tplc="240A0019" w:tentative="1">
      <w:start w:val="1"/>
      <w:numFmt w:val="lowerLetter"/>
      <w:lvlText w:val="%5."/>
      <w:lvlJc w:val="left"/>
      <w:pPr>
        <w:ind w:left="3250" w:hanging="360"/>
      </w:pPr>
    </w:lvl>
    <w:lvl w:ilvl="5" w:tplc="240A001B" w:tentative="1">
      <w:start w:val="1"/>
      <w:numFmt w:val="lowerRoman"/>
      <w:lvlText w:val="%6."/>
      <w:lvlJc w:val="right"/>
      <w:pPr>
        <w:ind w:left="3970" w:hanging="180"/>
      </w:pPr>
    </w:lvl>
    <w:lvl w:ilvl="6" w:tplc="240A000F" w:tentative="1">
      <w:start w:val="1"/>
      <w:numFmt w:val="decimal"/>
      <w:lvlText w:val="%7."/>
      <w:lvlJc w:val="left"/>
      <w:pPr>
        <w:ind w:left="4690" w:hanging="360"/>
      </w:pPr>
    </w:lvl>
    <w:lvl w:ilvl="7" w:tplc="240A0019" w:tentative="1">
      <w:start w:val="1"/>
      <w:numFmt w:val="lowerLetter"/>
      <w:lvlText w:val="%8."/>
      <w:lvlJc w:val="left"/>
      <w:pPr>
        <w:ind w:left="5410" w:hanging="360"/>
      </w:pPr>
    </w:lvl>
    <w:lvl w:ilvl="8" w:tplc="240A001B" w:tentative="1">
      <w:start w:val="1"/>
      <w:numFmt w:val="lowerRoman"/>
      <w:lvlText w:val="%9."/>
      <w:lvlJc w:val="right"/>
      <w:pPr>
        <w:ind w:left="6130" w:hanging="180"/>
      </w:pPr>
    </w:lvl>
  </w:abstractNum>
  <w:abstractNum w:abstractNumId="10">
    <w:nsid w:val="2C7963D4"/>
    <w:multiLevelType w:val="hybridMultilevel"/>
    <w:tmpl w:val="FB5EDC44"/>
    <w:lvl w:ilvl="0" w:tplc="04090001">
      <w:start w:val="1"/>
      <w:numFmt w:val="bullet"/>
      <w:lvlText w:val=""/>
      <w:lvlJc w:val="left"/>
      <w:pPr>
        <w:ind w:left="731" w:hanging="360"/>
      </w:pPr>
      <w:rPr>
        <w:rFonts w:ascii="Symbol" w:hAnsi="Symbol" w:hint="default"/>
      </w:rPr>
    </w:lvl>
    <w:lvl w:ilvl="1" w:tplc="04090003" w:tentative="1">
      <w:start w:val="1"/>
      <w:numFmt w:val="bullet"/>
      <w:lvlText w:val="o"/>
      <w:lvlJc w:val="left"/>
      <w:pPr>
        <w:ind w:left="1451" w:hanging="360"/>
      </w:pPr>
      <w:rPr>
        <w:rFonts w:ascii="Courier New" w:hAnsi="Courier New" w:cs="Courier New" w:hint="default"/>
      </w:rPr>
    </w:lvl>
    <w:lvl w:ilvl="2" w:tplc="04090005" w:tentative="1">
      <w:start w:val="1"/>
      <w:numFmt w:val="bullet"/>
      <w:lvlText w:val=""/>
      <w:lvlJc w:val="left"/>
      <w:pPr>
        <w:ind w:left="2171" w:hanging="360"/>
      </w:pPr>
      <w:rPr>
        <w:rFonts w:ascii="Wingdings" w:hAnsi="Wingdings" w:hint="default"/>
      </w:rPr>
    </w:lvl>
    <w:lvl w:ilvl="3" w:tplc="04090001" w:tentative="1">
      <w:start w:val="1"/>
      <w:numFmt w:val="bullet"/>
      <w:lvlText w:val=""/>
      <w:lvlJc w:val="left"/>
      <w:pPr>
        <w:ind w:left="2891" w:hanging="360"/>
      </w:pPr>
      <w:rPr>
        <w:rFonts w:ascii="Symbol" w:hAnsi="Symbol" w:hint="default"/>
      </w:rPr>
    </w:lvl>
    <w:lvl w:ilvl="4" w:tplc="04090003" w:tentative="1">
      <w:start w:val="1"/>
      <w:numFmt w:val="bullet"/>
      <w:lvlText w:val="o"/>
      <w:lvlJc w:val="left"/>
      <w:pPr>
        <w:ind w:left="3611" w:hanging="360"/>
      </w:pPr>
      <w:rPr>
        <w:rFonts w:ascii="Courier New" w:hAnsi="Courier New" w:cs="Courier New" w:hint="default"/>
      </w:rPr>
    </w:lvl>
    <w:lvl w:ilvl="5" w:tplc="04090005" w:tentative="1">
      <w:start w:val="1"/>
      <w:numFmt w:val="bullet"/>
      <w:lvlText w:val=""/>
      <w:lvlJc w:val="left"/>
      <w:pPr>
        <w:ind w:left="4331" w:hanging="360"/>
      </w:pPr>
      <w:rPr>
        <w:rFonts w:ascii="Wingdings" w:hAnsi="Wingdings" w:hint="default"/>
      </w:rPr>
    </w:lvl>
    <w:lvl w:ilvl="6" w:tplc="04090001" w:tentative="1">
      <w:start w:val="1"/>
      <w:numFmt w:val="bullet"/>
      <w:lvlText w:val=""/>
      <w:lvlJc w:val="left"/>
      <w:pPr>
        <w:ind w:left="5051" w:hanging="360"/>
      </w:pPr>
      <w:rPr>
        <w:rFonts w:ascii="Symbol" w:hAnsi="Symbol" w:hint="default"/>
      </w:rPr>
    </w:lvl>
    <w:lvl w:ilvl="7" w:tplc="04090003" w:tentative="1">
      <w:start w:val="1"/>
      <w:numFmt w:val="bullet"/>
      <w:lvlText w:val="o"/>
      <w:lvlJc w:val="left"/>
      <w:pPr>
        <w:ind w:left="5771" w:hanging="360"/>
      </w:pPr>
      <w:rPr>
        <w:rFonts w:ascii="Courier New" w:hAnsi="Courier New" w:cs="Courier New" w:hint="default"/>
      </w:rPr>
    </w:lvl>
    <w:lvl w:ilvl="8" w:tplc="04090005" w:tentative="1">
      <w:start w:val="1"/>
      <w:numFmt w:val="bullet"/>
      <w:lvlText w:val=""/>
      <w:lvlJc w:val="left"/>
      <w:pPr>
        <w:ind w:left="6491" w:hanging="360"/>
      </w:pPr>
      <w:rPr>
        <w:rFonts w:ascii="Wingdings" w:hAnsi="Wingdings" w:hint="default"/>
      </w:rPr>
    </w:lvl>
  </w:abstractNum>
  <w:abstractNum w:abstractNumId="11">
    <w:nsid w:val="2D513F07"/>
    <w:multiLevelType w:val="multilevel"/>
    <w:tmpl w:val="588EBA5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nsid w:val="2DF375D2"/>
    <w:multiLevelType w:val="hybridMultilevel"/>
    <w:tmpl w:val="9D123D1C"/>
    <w:lvl w:ilvl="0" w:tplc="04090001">
      <w:start w:val="1"/>
      <w:numFmt w:val="bullet"/>
      <w:lvlText w:val=""/>
      <w:lvlJc w:val="left"/>
      <w:pPr>
        <w:ind w:left="371" w:hanging="360"/>
      </w:pPr>
      <w:rPr>
        <w:rFonts w:ascii="Symbol" w:hAnsi="Symbol" w:hint="default"/>
      </w:rPr>
    </w:lvl>
    <w:lvl w:ilvl="1" w:tplc="04090003" w:tentative="1">
      <w:start w:val="1"/>
      <w:numFmt w:val="bullet"/>
      <w:lvlText w:val="o"/>
      <w:lvlJc w:val="left"/>
      <w:pPr>
        <w:ind w:left="1091" w:hanging="360"/>
      </w:pPr>
      <w:rPr>
        <w:rFonts w:ascii="Courier New" w:hAnsi="Courier New" w:cs="Courier New" w:hint="default"/>
      </w:rPr>
    </w:lvl>
    <w:lvl w:ilvl="2" w:tplc="04090005" w:tentative="1">
      <w:start w:val="1"/>
      <w:numFmt w:val="bullet"/>
      <w:lvlText w:val=""/>
      <w:lvlJc w:val="left"/>
      <w:pPr>
        <w:ind w:left="1811" w:hanging="360"/>
      </w:pPr>
      <w:rPr>
        <w:rFonts w:ascii="Wingdings" w:hAnsi="Wingdings" w:hint="default"/>
      </w:rPr>
    </w:lvl>
    <w:lvl w:ilvl="3" w:tplc="04090001" w:tentative="1">
      <w:start w:val="1"/>
      <w:numFmt w:val="bullet"/>
      <w:lvlText w:val=""/>
      <w:lvlJc w:val="left"/>
      <w:pPr>
        <w:ind w:left="2531" w:hanging="360"/>
      </w:pPr>
      <w:rPr>
        <w:rFonts w:ascii="Symbol" w:hAnsi="Symbol" w:hint="default"/>
      </w:rPr>
    </w:lvl>
    <w:lvl w:ilvl="4" w:tplc="04090003" w:tentative="1">
      <w:start w:val="1"/>
      <w:numFmt w:val="bullet"/>
      <w:lvlText w:val="o"/>
      <w:lvlJc w:val="left"/>
      <w:pPr>
        <w:ind w:left="3251" w:hanging="360"/>
      </w:pPr>
      <w:rPr>
        <w:rFonts w:ascii="Courier New" w:hAnsi="Courier New" w:cs="Courier New" w:hint="default"/>
      </w:rPr>
    </w:lvl>
    <w:lvl w:ilvl="5" w:tplc="04090005" w:tentative="1">
      <w:start w:val="1"/>
      <w:numFmt w:val="bullet"/>
      <w:lvlText w:val=""/>
      <w:lvlJc w:val="left"/>
      <w:pPr>
        <w:ind w:left="3971" w:hanging="360"/>
      </w:pPr>
      <w:rPr>
        <w:rFonts w:ascii="Wingdings" w:hAnsi="Wingdings" w:hint="default"/>
      </w:rPr>
    </w:lvl>
    <w:lvl w:ilvl="6" w:tplc="04090001" w:tentative="1">
      <w:start w:val="1"/>
      <w:numFmt w:val="bullet"/>
      <w:lvlText w:val=""/>
      <w:lvlJc w:val="left"/>
      <w:pPr>
        <w:ind w:left="4691" w:hanging="360"/>
      </w:pPr>
      <w:rPr>
        <w:rFonts w:ascii="Symbol" w:hAnsi="Symbol" w:hint="default"/>
      </w:rPr>
    </w:lvl>
    <w:lvl w:ilvl="7" w:tplc="04090003" w:tentative="1">
      <w:start w:val="1"/>
      <w:numFmt w:val="bullet"/>
      <w:lvlText w:val="o"/>
      <w:lvlJc w:val="left"/>
      <w:pPr>
        <w:ind w:left="5411" w:hanging="360"/>
      </w:pPr>
      <w:rPr>
        <w:rFonts w:ascii="Courier New" w:hAnsi="Courier New" w:cs="Courier New" w:hint="default"/>
      </w:rPr>
    </w:lvl>
    <w:lvl w:ilvl="8" w:tplc="04090005" w:tentative="1">
      <w:start w:val="1"/>
      <w:numFmt w:val="bullet"/>
      <w:lvlText w:val=""/>
      <w:lvlJc w:val="left"/>
      <w:pPr>
        <w:ind w:left="6131" w:hanging="360"/>
      </w:pPr>
      <w:rPr>
        <w:rFonts w:ascii="Wingdings" w:hAnsi="Wingdings" w:hint="default"/>
      </w:rPr>
    </w:lvl>
  </w:abstractNum>
  <w:abstractNum w:abstractNumId="13">
    <w:nsid w:val="2E540D3A"/>
    <w:multiLevelType w:val="hybridMultilevel"/>
    <w:tmpl w:val="C31803FA"/>
    <w:lvl w:ilvl="0" w:tplc="768A156A">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nsid w:val="3B3473A6"/>
    <w:multiLevelType w:val="hybridMultilevel"/>
    <w:tmpl w:val="03D8CE60"/>
    <w:lvl w:ilvl="0" w:tplc="B2723B96">
      <w:start w:val="1"/>
      <w:numFmt w:val="lowerRoman"/>
      <w:lvlText w:val="%1)"/>
      <w:lvlJc w:val="left"/>
      <w:pPr>
        <w:ind w:left="740" w:hanging="720"/>
      </w:pPr>
      <w:rPr>
        <w:rFonts w:hint="default"/>
      </w:rPr>
    </w:lvl>
    <w:lvl w:ilvl="1" w:tplc="240A0019" w:tentative="1">
      <w:start w:val="1"/>
      <w:numFmt w:val="lowerLetter"/>
      <w:lvlText w:val="%2."/>
      <w:lvlJc w:val="left"/>
      <w:pPr>
        <w:ind w:left="1450" w:hanging="360"/>
      </w:pPr>
    </w:lvl>
    <w:lvl w:ilvl="2" w:tplc="240A001B" w:tentative="1">
      <w:start w:val="1"/>
      <w:numFmt w:val="lowerRoman"/>
      <w:lvlText w:val="%3."/>
      <w:lvlJc w:val="right"/>
      <w:pPr>
        <w:ind w:left="2170" w:hanging="180"/>
      </w:pPr>
    </w:lvl>
    <w:lvl w:ilvl="3" w:tplc="240A000F" w:tentative="1">
      <w:start w:val="1"/>
      <w:numFmt w:val="decimal"/>
      <w:lvlText w:val="%4."/>
      <w:lvlJc w:val="left"/>
      <w:pPr>
        <w:ind w:left="2890" w:hanging="360"/>
      </w:pPr>
    </w:lvl>
    <w:lvl w:ilvl="4" w:tplc="240A0019" w:tentative="1">
      <w:start w:val="1"/>
      <w:numFmt w:val="lowerLetter"/>
      <w:lvlText w:val="%5."/>
      <w:lvlJc w:val="left"/>
      <w:pPr>
        <w:ind w:left="3610" w:hanging="360"/>
      </w:pPr>
    </w:lvl>
    <w:lvl w:ilvl="5" w:tplc="240A001B" w:tentative="1">
      <w:start w:val="1"/>
      <w:numFmt w:val="lowerRoman"/>
      <w:lvlText w:val="%6."/>
      <w:lvlJc w:val="right"/>
      <w:pPr>
        <w:ind w:left="4330" w:hanging="180"/>
      </w:pPr>
    </w:lvl>
    <w:lvl w:ilvl="6" w:tplc="240A000F" w:tentative="1">
      <w:start w:val="1"/>
      <w:numFmt w:val="decimal"/>
      <w:lvlText w:val="%7."/>
      <w:lvlJc w:val="left"/>
      <w:pPr>
        <w:ind w:left="5050" w:hanging="360"/>
      </w:pPr>
    </w:lvl>
    <w:lvl w:ilvl="7" w:tplc="240A0019" w:tentative="1">
      <w:start w:val="1"/>
      <w:numFmt w:val="lowerLetter"/>
      <w:lvlText w:val="%8."/>
      <w:lvlJc w:val="left"/>
      <w:pPr>
        <w:ind w:left="5770" w:hanging="360"/>
      </w:pPr>
    </w:lvl>
    <w:lvl w:ilvl="8" w:tplc="240A001B" w:tentative="1">
      <w:start w:val="1"/>
      <w:numFmt w:val="lowerRoman"/>
      <w:lvlText w:val="%9."/>
      <w:lvlJc w:val="right"/>
      <w:pPr>
        <w:ind w:left="6490" w:hanging="180"/>
      </w:pPr>
    </w:lvl>
  </w:abstractNum>
  <w:abstractNum w:abstractNumId="15">
    <w:nsid w:val="3B6F488C"/>
    <w:multiLevelType w:val="hybridMultilevel"/>
    <w:tmpl w:val="D660D932"/>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nsid w:val="405E1EF7"/>
    <w:multiLevelType w:val="hybridMultilevel"/>
    <w:tmpl w:val="3B52378E"/>
    <w:lvl w:ilvl="0" w:tplc="240A000D">
      <w:start w:val="1"/>
      <w:numFmt w:val="bullet"/>
      <w:lvlText w:val=""/>
      <w:lvlJc w:val="left"/>
      <w:pPr>
        <w:ind w:left="710" w:hanging="360"/>
      </w:pPr>
      <w:rPr>
        <w:rFonts w:ascii="Wingdings" w:hAnsi="Wingdings" w:hint="default"/>
      </w:rPr>
    </w:lvl>
    <w:lvl w:ilvl="1" w:tplc="240A0003" w:tentative="1">
      <w:start w:val="1"/>
      <w:numFmt w:val="bullet"/>
      <w:lvlText w:val="o"/>
      <w:lvlJc w:val="left"/>
      <w:pPr>
        <w:ind w:left="1430" w:hanging="360"/>
      </w:pPr>
      <w:rPr>
        <w:rFonts w:ascii="Courier New" w:hAnsi="Courier New" w:cs="Courier New" w:hint="default"/>
      </w:rPr>
    </w:lvl>
    <w:lvl w:ilvl="2" w:tplc="240A0005" w:tentative="1">
      <w:start w:val="1"/>
      <w:numFmt w:val="bullet"/>
      <w:lvlText w:val=""/>
      <w:lvlJc w:val="left"/>
      <w:pPr>
        <w:ind w:left="2150" w:hanging="360"/>
      </w:pPr>
      <w:rPr>
        <w:rFonts w:ascii="Wingdings" w:hAnsi="Wingdings" w:hint="default"/>
      </w:rPr>
    </w:lvl>
    <w:lvl w:ilvl="3" w:tplc="240A0001" w:tentative="1">
      <w:start w:val="1"/>
      <w:numFmt w:val="bullet"/>
      <w:lvlText w:val=""/>
      <w:lvlJc w:val="left"/>
      <w:pPr>
        <w:ind w:left="2870" w:hanging="360"/>
      </w:pPr>
      <w:rPr>
        <w:rFonts w:ascii="Symbol" w:hAnsi="Symbol" w:hint="default"/>
      </w:rPr>
    </w:lvl>
    <w:lvl w:ilvl="4" w:tplc="240A0003" w:tentative="1">
      <w:start w:val="1"/>
      <w:numFmt w:val="bullet"/>
      <w:lvlText w:val="o"/>
      <w:lvlJc w:val="left"/>
      <w:pPr>
        <w:ind w:left="3590" w:hanging="360"/>
      </w:pPr>
      <w:rPr>
        <w:rFonts w:ascii="Courier New" w:hAnsi="Courier New" w:cs="Courier New" w:hint="default"/>
      </w:rPr>
    </w:lvl>
    <w:lvl w:ilvl="5" w:tplc="240A0005" w:tentative="1">
      <w:start w:val="1"/>
      <w:numFmt w:val="bullet"/>
      <w:lvlText w:val=""/>
      <w:lvlJc w:val="left"/>
      <w:pPr>
        <w:ind w:left="4310" w:hanging="360"/>
      </w:pPr>
      <w:rPr>
        <w:rFonts w:ascii="Wingdings" w:hAnsi="Wingdings" w:hint="default"/>
      </w:rPr>
    </w:lvl>
    <w:lvl w:ilvl="6" w:tplc="240A0001" w:tentative="1">
      <w:start w:val="1"/>
      <w:numFmt w:val="bullet"/>
      <w:lvlText w:val=""/>
      <w:lvlJc w:val="left"/>
      <w:pPr>
        <w:ind w:left="5030" w:hanging="360"/>
      </w:pPr>
      <w:rPr>
        <w:rFonts w:ascii="Symbol" w:hAnsi="Symbol" w:hint="default"/>
      </w:rPr>
    </w:lvl>
    <w:lvl w:ilvl="7" w:tplc="240A0003" w:tentative="1">
      <w:start w:val="1"/>
      <w:numFmt w:val="bullet"/>
      <w:lvlText w:val="o"/>
      <w:lvlJc w:val="left"/>
      <w:pPr>
        <w:ind w:left="5750" w:hanging="360"/>
      </w:pPr>
      <w:rPr>
        <w:rFonts w:ascii="Courier New" w:hAnsi="Courier New" w:cs="Courier New" w:hint="default"/>
      </w:rPr>
    </w:lvl>
    <w:lvl w:ilvl="8" w:tplc="240A0005" w:tentative="1">
      <w:start w:val="1"/>
      <w:numFmt w:val="bullet"/>
      <w:lvlText w:val=""/>
      <w:lvlJc w:val="left"/>
      <w:pPr>
        <w:ind w:left="6470" w:hanging="360"/>
      </w:pPr>
      <w:rPr>
        <w:rFonts w:ascii="Wingdings" w:hAnsi="Wingdings" w:hint="default"/>
      </w:rPr>
    </w:lvl>
  </w:abstractNum>
  <w:abstractNum w:abstractNumId="17">
    <w:nsid w:val="46416A0E"/>
    <w:multiLevelType w:val="multilevel"/>
    <w:tmpl w:val="B7EED9A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nsid w:val="47CD4E7A"/>
    <w:multiLevelType w:val="hybridMultilevel"/>
    <w:tmpl w:val="CAEA20DA"/>
    <w:lvl w:ilvl="0" w:tplc="240A0001">
      <w:start w:val="1"/>
      <w:numFmt w:val="bullet"/>
      <w:lvlText w:val=""/>
      <w:lvlJc w:val="left"/>
      <w:pPr>
        <w:ind w:left="350" w:hanging="360"/>
      </w:pPr>
      <w:rPr>
        <w:rFonts w:ascii="Symbol" w:hAnsi="Symbol" w:hint="default"/>
      </w:rPr>
    </w:lvl>
    <w:lvl w:ilvl="1" w:tplc="FFFFFFFF" w:tentative="1">
      <w:start w:val="1"/>
      <w:numFmt w:val="lowerLetter"/>
      <w:lvlText w:val="%2."/>
      <w:lvlJc w:val="left"/>
      <w:pPr>
        <w:ind w:left="1070" w:hanging="360"/>
      </w:pPr>
    </w:lvl>
    <w:lvl w:ilvl="2" w:tplc="FFFFFFFF" w:tentative="1">
      <w:start w:val="1"/>
      <w:numFmt w:val="lowerRoman"/>
      <w:lvlText w:val="%3."/>
      <w:lvlJc w:val="right"/>
      <w:pPr>
        <w:ind w:left="1790" w:hanging="180"/>
      </w:pPr>
    </w:lvl>
    <w:lvl w:ilvl="3" w:tplc="FFFFFFFF" w:tentative="1">
      <w:start w:val="1"/>
      <w:numFmt w:val="decimal"/>
      <w:lvlText w:val="%4."/>
      <w:lvlJc w:val="left"/>
      <w:pPr>
        <w:ind w:left="2510" w:hanging="360"/>
      </w:pPr>
    </w:lvl>
    <w:lvl w:ilvl="4" w:tplc="FFFFFFFF" w:tentative="1">
      <w:start w:val="1"/>
      <w:numFmt w:val="lowerLetter"/>
      <w:lvlText w:val="%5."/>
      <w:lvlJc w:val="left"/>
      <w:pPr>
        <w:ind w:left="3230" w:hanging="360"/>
      </w:pPr>
    </w:lvl>
    <w:lvl w:ilvl="5" w:tplc="FFFFFFFF" w:tentative="1">
      <w:start w:val="1"/>
      <w:numFmt w:val="lowerRoman"/>
      <w:lvlText w:val="%6."/>
      <w:lvlJc w:val="right"/>
      <w:pPr>
        <w:ind w:left="3950" w:hanging="180"/>
      </w:pPr>
    </w:lvl>
    <w:lvl w:ilvl="6" w:tplc="FFFFFFFF" w:tentative="1">
      <w:start w:val="1"/>
      <w:numFmt w:val="decimal"/>
      <w:lvlText w:val="%7."/>
      <w:lvlJc w:val="left"/>
      <w:pPr>
        <w:ind w:left="4670" w:hanging="360"/>
      </w:pPr>
    </w:lvl>
    <w:lvl w:ilvl="7" w:tplc="FFFFFFFF" w:tentative="1">
      <w:start w:val="1"/>
      <w:numFmt w:val="lowerLetter"/>
      <w:lvlText w:val="%8."/>
      <w:lvlJc w:val="left"/>
      <w:pPr>
        <w:ind w:left="5390" w:hanging="360"/>
      </w:pPr>
    </w:lvl>
    <w:lvl w:ilvl="8" w:tplc="FFFFFFFF" w:tentative="1">
      <w:start w:val="1"/>
      <w:numFmt w:val="lowerRoman"/>
      <w:lvlText w:val="%9."/>
      <w:lvlJc w:val="right"/>
      <w:pPr>
        <w:ind w:left="6110" w:hanging="180"/>
      </w:pPr>
    </w:lvl>
  </w:abstractNum>
  <w:abstractNum w:abstractNumId="19">
    <w:nsid w:val="4A83541A"/>
    <w:multiLevelType w:val="hybridMultilevel"/>
    <w:tmpl w:val="0600983C"/>
    <w:lvl w:ilvl="0" w:tplc="474203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F8E50A6"/>
    <w:multiLevelType w:val="hybridMultilevel"/>
    <w:tmpl w:val="768EA6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nsid w:val="514D3E9D"/>
    <w:multiLevelType w:val="hybridMultilevel"/>
    <w:tmpl w:val="A8704188"/>
    <w:lvl w:ilvl="0" w:tplc="04090001">
      <w:start w:val="1"/>
      <w:numFmt w:val="bullet"/>
      <w:lvlText w:val=""/>
      <w:lvlJc w:val="left"/>
      <w:pPr>
        <w:ind w:left="740" w:hanging="720"/>
      </w:pPr>
      <w:rPr>
        <w:rFonts w:ascii="Symbol" w:hAnsi="Symbol" w:hint="default"/>
      </w:rPr>
    </w:lvl>
    <w:lvl w:ilvl="1" w:tplc="240A0019" w:tentative="1">
      <w:start w:val="1"/>
      <w:numFmt w:val="lowerLetter"/>
      <w:lvlText w:val="%2."/>
      <w:lvlJc w:val="left"/>
      <w:pPr>
        <w:ind w:left="1450" w:hanging="360"/>
      </w:pPr>
    </w:lvl>
    <w:lvl w:ilvl="2" w:tplc="240A001B" w:tentative="1">
      <w:start w:val="1"/>
      <w:numFmt w:val="lowerRoman"/>
      <w:lvlText w:val="%3."/>
      <w:lvlJc w:val="right"/>
      <w:pPr>
        <w:ind w:left="2170" w:hanging="180"/>
      </w:pPr>
    </w:lvl>
    <w:lvl w:ilvl="3" w:tplc="240A000F" w:tentative="1">
      <w:start w:val="1"/>
      <w:numFmt w:val="decimal"/>
      <w:lvlText w:val="%4."/>
      <w:lvlJc w:val="left"/>
      <w:pPr>
        <w:ind w:left="2890" w:hanging="360"/>
      </w:pPr>
    </w:lvl>
    <w:lvl w:ilvl="4" w:tplc="240A0019" w:tentative="1">
      <w:start w:val="1"/>
      <w:numFmt w:val="lowerLetter"/>
      <w:lvlText w:val="%5."/>
      <w:lvlJc w:val="left"/>
      <w:pPr>
        <w:ind w:left="3610" w:hanging="360"/>
      </w:pPr>
    </w:lvl>
    <w:lvl w:ilvl="5" w:tplc="240A001B" w:tentative="1">
      <w:start w:val="1"/>
      <w:numFmt w:val="lowerRoman"/>
      <w:lvlText w:val="%6."/>
      <w:lvlJc w:val="right"/>
      <w:pPr>
        <w:ind w:left="4330" w:hanging="180"/>
      </w:pPr>
    </w:lvl>
    <w:lvl w:ilvl="6" w:tplc="240A000F" w:tentative="1">
      <w:start w:val="1"/>
      <w:numFmt w:val="decimal"/>
      <w:lvlText w:val="%7."/>
      <w:lvlJc w:val="left"/>
      <w:pPr>
        <w:ind w:left="5050" w:hanging="360"/>
      </w:pPr>
    </w:lvl>
    <w:lvl w:ilvl="7" w:tplc="240A0019" w:tentative="1">
      <w:start w:val="1"/>
      <w:numFmt w:val="lowerLetter"/>
      <w:lvlText w:val="%8."/>
      <w:lvlJc w:val="left"/>
      <w:pPr>
        <w:ind w:left="5770" w:hanging="360"/>
      </w:pPr>
    </w:lvl>
    <w:lvl w:ilvl="8" w:tplc="240A001B" w:tentative="1">
      <w:start w:val="1"/>
      <w:numFmt w:val="lowerRoman"/>
      <w:lvlText w:val="%9."/>
      <w:lvlJc w:val="right"/>
      <w:pPr>
        <w:ind w:left="6490" w:hanging="180"/>
      </w:pPr>
    </w:lvl>
  </w:abstractNum>
  <w:abstractNum w:abstractNumId="22">
    <w:nsid w:val="52815A4B"/>
    <w:multiLevelType w:val="multilevel"/>
    <w:tmpl w:val="7C204A0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nsid w:val="57324EE2"/>
    <w:multiLevelType w:val="hybridMultilevel"/>
    <w:tmpl w:val="E4B81C32"/>
    <w:lvl w:ilvl="0" w:tplc="240A0005">
      <w:start w:val="1"/>
      <w:numFmt w:val="bullet"/>
      <w:lvlText w:val=""/>
      <w:lvlJc w:val="left"/>
      <w:pPr>
        <w:ind w:left="1430" w:hanging="360"/>
      </w:pPr>
      <w:rPr>
        <w:rFonts w:ascii="Wingdings" w:hAnsi="Wingdings" w:hint="default"/>
      </w:rPr>
    </w:lvl>
    <w:lvl w:ilvl="1" w:tplc="240A0003" w:tentative="1">
      <w:start w:val="1"/>
      <w:numFmt w:val="bullet"/>
      <w:lvlText w:val="o"/>
      <w:lvlJc w:val="left"/>
      <w:pPr>
        <w:ind w:left="2150" w:hanging="360"/>
      </w:pPr>
      <w:rPr>
        <w:rFonts w:ascii="Courier New" w:hAnsi="Courier New" w:cs="Courier New" w:hint="default"/>
      </w:rPr>
    </w:lvl>
    <w:lvl w:ilvl="2" w:tplc="240A0005" w:tentative="1">
      <w:start w:val="1"/>
      <w:numFmt w:val="bullet"/>
      <w:lvlText w:val=""/>
      <w:lvlJc w:val="left"/>
      <w:pPr>
        <w:ind w:left="2870" w:hanging="360"/>
      </w:pPr>
      <w:rPr>
        <w:rFonts w:ascii="Wingdings" w:hAnsi="Wingdings" w:hint="default"/>
      </w:rPr>
    </w:lvl>
    <w:lvl w:ilvl="3" w:tplc="240A0001" w:tentative="1">
      <w:start w:val="1"/>
      <w:numFmt w:val="bullet"/>
      <w:lvlText w:val=""/>
      <w:lvlJc w:val="left"/>
      <w:pPr>
        <w:ind w:left="3590" w:hanging="360"/>
      </w:pPr>
      <w:rPr>
        <w:rFonts w:ascii="Symbol" w:hAnsi="Symbol" w:hint="default"/>
      </w:rPr>
    </w:lvl>
    <w:lvl w:ilvl="4" w:tplc="240A0003" w:tentative="1">
      <w:start w:val="1"/>
      <w:numFmt w:val="bullet"/>
      <w:lvlText w:val="o"/>
      <w:lvlJc w:val="left"/>
      <w:pPr>
        <w:ind w:left="4310" w:hanging="360"/>
      </w:pPr>
      <w:rPr>
        <w:rFonts w:ascii="Courier New" w:hAnsi="Courier New" w:cs="Courier New" w:hint="default"/>
      </w:rPr>
    </w:lvl>
    <w:lvl w:ilvl="5" w:tplc="240A0005" w:tentative="1">
      <w:start w:val="1"/>
      <w:numFmt w:val="bullet"/>
      <w:lvlText w:val=""/>
      <w:lvlJc w:val="left"/>
      <w:pPr>
        <w:ind w:left="5030" w:hanging="360"/>
      </w:pPr>
      <w:rPr>
        <w:rFonts w:ascii="Wingdings" w:hAnsi="Wingdings" w:hint="default"/>
      </w:rPr>
    </w:lvl>
    <w:lvl w:ilvl="6" w:tplc="240A0001" w:tentative="1">
      <w:start w:val="1"/>
      <w:numFmt w:val="bullet"/>
      <w:lvlText w:val=""/>
      <w:lvlJc w:val="left"/>
      <w:pPr>
        <w:ind w:left="5750" w:hanging="360"/>
      </w:pPr>
      <w:rPr>
        <w:rFonts w:ascii="Symbol" w:hAnsi="Symbol" w:hint="default"/>
      </w:rPr>
    </w:lvl>
    <w:lvl w:ilvl="7" w:tplc="240A0003" w:tentative="1">
      <w:start w:val="1"/>
      <w:numFmt w:val="bullet"/>
      <w:lvlText w:val="o"/>
      <w:lvlJc w:val="left"/>
      <w:pPr>
        <w:ind w:left="6470" w:hanging="360"/>
      </w:pPr>
      <w:rPr>
        <w:rFonts w:ascii="Courier New" w:hAnsi="Courier New" w:cs="Courier New" w:hint="default"/>
      </w:rPr>
    </w:lvl>
    <w:lvl w:ilvl="8" w:tplc="240A0005" w:tentative="1">
      <w:start w:val="1"/>
      <w:numFmt w:val="bullet"/>
      <w:lvlText w:val=""/>
      <w:lvlJc w:val="left"/>
      <w:pPr>
        <w:ind w:left="7190" w:hanging="360"/>
      </w:pPr>
      <w:rPr>
        <w:rFonts w:ascii="Wingdings" w:hAnsi="Wingdings" w:hint="default"/>
      </w:rPr>
    </w:lvl>
  </w:abstractNum>
  <w:abstractNum w:abstractNumId="24">
    <w:nsid w:val="5B4C4DC7"/>
    <w:multiLevelType w:val="hybridMultilevel"/>
    <w:tmpl w:val="7B54C0A2"/>
    <w:lvl w:ilvl="0" w:tplc="9ECC95F0">
      <w:start w:val="1"/>
      <w:numFmt w:val="lowerRoman"/>
      <w:lvlText w:val="%1)"/>
      <w:lvlJc w:val="left"/>
      <w:pPr>
        <w:ind w:left="780" w:hanging="72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25">
    <w:nsid w:val="5D960B73"/>
    <w:multiLevelType w:val="hybridMultilevel"/>
    <w:tmpl w:val="13DC57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nsid w:val="5EB062AE"/>
    <w:multiLevelType w:val="hybridMultilevel"/>
    <w:tmpl w:val="B8A88A6A"/>
    <w:lvl w:ilvl="0" w:tplc="DB6AEE3A">
      <w:start w:val="1"/>
      <w:numFmt w:val="decimal"/>
      <w:lvlText w:val="%1."/>
      <w:lvlJc w:val="left"/>
      <w:pPr>
        <w:ind w:left="350" w:hanging="360"/>
      </w:pPr>
      <w:rPr>
        <w:rFonts w:hint="default"/>
      </w:rPr>
    </w:lvl>
    <w:lvl w:ilvl="1" w:tplc="240A0019" w:tentative="1">
      <w:start w:val="1"/>
      <w:numFmt w:val="lowerLetter"/>
      <w:lvlText w:val="%2."/>
      <w:lvlJc w:val="left"/>
      <w:pPr>
        <w:ind w:left="1070" w:hanging="360"/>
      </w:pPr>
    </w:lvl>
    <w:lvl w:ilvl="2" w:tplc="240A001B" w:tentative="1">
      <w:start w:val="1"/>
      <w:numFmt w:val="lowerRoman"/>
      <w:lvlText w:val="%3."/>
      <w:lvlJc w:val="right"/>
      <w:pPr>
        <w:ind w:left="1790" w:hanging="180"/>
      </w:pPr>
    </w:lvl>
    <w:lvl w:ilvl="3" w:tplc="240A000F" w:tentative="1">
      <w:start w:val="1"/>
      <w:numFmt w:val="decimal"/>
      <w:lvlText w:val="%4."/>
      <w:lvlJc w:val="left"/>
      <w:pPr>
        <w:ind w:left="2510" w:hanging="360"/>
      </w:pPr>
    </w:lvl>
    <w:lvl w:ilvl="4" w:tplc="240A0019" w:tentative="1">
      <w:start w:val="1"/>
      <w:numFmt w:val="lowerLetter"/>
      <w:lvlText w:val="%5."/>
      <w:lvlJc w:val="left"/>
      <w:pPr>
        <w:ind w:left="3230" w:hanging="360"/>
      </w:pPr>
    </w:lvl>
    <w:lvl w:ilvl="5" w:tplc="240A001B" w:tentative="1">
      <w:start w:val="1"/>
      <w:numFmt w:val="lowerRoman"/>
      <w:lvlText w:val="%6."/>
      <w:lvlJc w:val="right"/>
      <w:pPr>
        <w:ind w:left="3950" w:hanging="180"/>
      </w:pPr>
    </w:lvl>
    <w:lvl w:ilvl="6" w:tplc="240A000F" w:tentative="1">
      <w:start w:val="1"/>
      <w:numFmt w:val="decimal"/>
      <w:lvlText w:val="%7."/>
      <w:lvlJc w:val="left"/>
      <w:pPr>
        <w:ind w:left="4670" w:hanging="360"/>
      </w:pPr>
    </w:lvl>
    <w:lvl w:ilvl="7" w:tplc="240A0019" w:tentative="1">
      <w:start w:val="1"/>
      <w:numFmt w:val="lowerLetter"/>
      <w:lvlText w:val="%8."/>
      <w:lvlJc w:val="left"/>
      <w:pPr>
        <w:ind w:left="5390" w:hanging="360"/>
      </w:pPr>
    </w:lvl>
    <w:lvl w:ilvl="8" w:tplc="240A001B" w:tentative="1">
      <w:start w:val="1"/>
      <w:numFmt w:val="lowerRoman"/>
      <w:lvlText w:val="%9."/>
      <w:lvlJc w:val="right"/>
      <w:pPr>
        <w:ind w:left="6110" w:hanging="180"/>
      </w:pPr>
    </w:lvl>
  </w:abstractNum>
  <w:abstractNum w:abstractNumId="27">
    <w:nsid w:val="5F631917"/>
    <w:multiLevelType w:val="hybridMultilevel"/>
    <w:tmpl w:val="6F4AE202"/>
    <w:lvl w:ilvl="0" w:tplc="04090001">
      <w:start w:val="1"/>
      <w:numFmt w:val="bullet"/>
      <w:lvlText w:val=""/>
      <w:lvlJc w:val="left"/>
      <w:pPr>
        <w:ind w:left="740" w:hanging="720"/>
      </w:pPr>
      <w:rPr>
        <w:rFonts w:ascii="Symbol" w:hAnsi="Symbol" w:hint="default"/>
      </w:rPr>
    </w:lvl>
    <w:lvl w:ilvl="1" w:tplc="240A0019" w:tentative="1">
      <w:start w:val="1"/>
      <w:numFmt w:val="lowerLetter"/>
      <w:lvlText w:val="%2."/>
      <w:lvlJc w:val="left"/>
      <w:pPr>
        <w:ind w:left="1450" w:hanging="360"/>
      </w:pPr>
    </w:lvl>
    <w:lvl w:ilvl="2" w:tplc="240A001B" w:tentative="1">
      <w:start w:val="1"/>
      <w:numFmt w:val="lowerRoman"/>
      <w:lvlText w:val="%3."/>
      <w:lvlJc w:val="right"/>
      <w:pPr>
        <w:ind w:left="2170" w:hanging="180"/>
      </w:pPr>
    </w:lvl>
    <w:lvl w:ilvl="3" w:tplc="240A000F" w:tentative="1">
      <w:start w:val="1"/>
      <w:numFmt w:val="decimal"/>
      <w:lvlText w:val="%4."/>
      <w:lvlJc w:val="left"/>
      <w:pPr>
        <w:ind w:left="2890" w:hanging="360"/>
      </w:pPr>
    </w:lvl>
    <w:lvl w:ilvl="4" w:tplc="240A0019" w:tentative="1">
      <w:start w:val="1"/>
      <w:numFmt w:val="lowerLetter"/>
      <w:lvlText w:val="%5."/>
      <w:lvlJc w:val="left"/>
      <w:pPr>
        <w:ind w:left="3610" w:hanging="360"/>
      </w:pPr>
    </w:lvl>
    <w:lvl w:ilvl="5" w:tplc="240A001B" w:tentative="1">
      <w:start w:val="1"/>
      <w:numFmt w:val="lowerRoman"/>
      <w:lvlText w:val="%6."/>
      <w:lvlJc w:val="right"/>
      <w:pPr>
        <w:ind w:left="4330" w:hanging="180"/>
      </w:pPr>
    </w:lvl>
    <w:lvl w:ilvl="6" w:tplc="240A000F" w:tentative="1">
      <w:start w:val="1"/>
      <w:numFmt w:val="decimal"/>
      <w:lvlText w:val="%7."/>
      <w:lvlJc w:val="left"/>
      <w:pPr>
        <w:ind w:left="5050" w:hanging="360"/>
      </w:pPr>
    </w:lvl>
    <w:lvl w:ilvl="7" w:tplc="240A0019" w:tentative="1">
      <w:start w:val="1"/>
      <w:numFmt w:val="lowerLetter"/>
      <w:lvlText w:val="%8."/>
      <w:lvlJc w:val="left"/>
      <w:pPr>
        <w:ind w:left="5770" w:hanging="360"/>
      </w:pPr>
    </w:lvl>
    <w:lvl w:ilvl="8" w:tplc="240A001B" w:tentative="1">
      <w:start w:val="1"/>
      <w:numFmt w:val="lowerRoman"/>
      <w:lvlText w:val="%9."/>
      <w:lvlJc w:val="right"/>
      <w:pPr>
        <w:ind w:left="6490" w:hanging="180"/>
      </w:pPr>
    </w:lvl>
  </w:abstractNum>
  <w:abstractNum w:abstractNumId="28">
    <w:nsid w:val="6085281F"/>
    <w:multiLevelType w:val="hybridMultilevel"/>
    <w:tmpl w:val="007A9D98"/>
    <w:lvl w:ilvl="0" w:tplc="FF700AA0">
      <w:start w:val="1"/>
      <w:numFmt w:val="decimal"/>
      <w:lvlText w:val="%1."/>
      <w:lvlJc w:val="left"/>
      <w:pPr>
        <w:ind w:left="370" w:hanging="360"/>
      </w:pPr>
      <w:rPr>
        <w:rFonts w:hint="default"/>
        <w:b/>
      </w:rPr>
    </w:lvl>
    <w:lvl w:ilvl="1" w:tplc="240A0019" w:tentative="1">
      <w:start w:val="1"/>
      <w:numFmt w:val="lowerLetter"/>
      <w:lvlText w:val="%2."/>
      <w:lvlJc w:val="left"/>
      <w:pPr>
        <w:ind w:left="1090" w:hanging="360"/>
      </w:pPr>
    </w:lvl>
    <w:lvl w:ilvl="2" w:tplc="240A001B" w:tentative="1">
      <w:start w:val="1"/>
      <w:numFmt w:val="lowerRoman"/>
      <w:lvlText w:val="%3."/>
      <w:lvlJc w:val="right"/>
      <w:pPr>
        <w:ind w:left="1810" w:hanging="180"/>
      </w:pPr>
    </w:lvl>
    <w:lvl w:ilvl="3" w:tplc="240A000F" w:tentative="1">
      <w:start w:val="1"/>
      <w:numFmt w:val="decimal"/>
      <w:lvlText w:val="%4."/>
      <w:lvlJc w:val="left"/>
      <w:pPr>
        <w:ind w:left="2530" w:hanging="360"/>
      </w:pPr>
    </w:lvl>
    <w:lvl w:ilvl="4" w:tplc="240A0019" w:tentative="1">
      <w:start w:val="1"/>
      <w:numFmt w:val="lowerLetter"/>
      <w:lvlText w:val="%5."/>
      <w:lvlJc w:val="left"/>
      <w:pPr>
        <w:ind w:left="3250" w:hanging="360"/>
      </w:pPr>
    </w:lvl>
    <w:lvl w:ilvl="5" w:tplc="240A001B" w:tentative="1">
      <w:start w:val="1"/>
      <w:numFmt w:val="lowerRoman"/>
      <w:lvlText w:val="%6."/>
      <w:lvlJc w:val="right"/>
      <w:pPr>
        <w:ind w:left="3970" w:hanging="180"/>
      </w:pPr>
    </w:lvl>
    <w:lvl w:ilvl="6" w:tplc="240A000F" w:tentative="1">
      <w:start w:val="1"/>
      <w:numFmt w:val="decimal"/>
      <w:lvlText w:val="%7."/>
      <w:lvlJc w:val="left"/>
      <w:pPr>
        <w:ind w:left="4690" w:hanging="360"/>
      </w:pPr>
    </w:lvl>
    <w:lvl w:ilvl="7" w:tplc="240A0019" w:tentative="1">
      <w:start w:val="1"/>
      <w:numFmt w:val="lowerLetter"/>
      <w:lvlText w:val="%8."/>
      <w:lvlJc w:val="left"/>
      <w:pPr>
        <w:ind w:left="5410" w:hanging="360"/>
      </w:pPr>
    </w:lvl>
    <w:lvl w:ilvl="8" w:tplc="240A001B" w:tentative="1">
      <w:start w:val="1"/>
      <w:numFmt w:val="lowerRoman"/>
      <w:lvlText w:val="%9."/>
      <w:lvlJc w:val="right"/>
      <w:pPr>
        <w:ind w:left="6130" w:hanging="180"/>
      </w:pPr>
    </w:lvl>
  </w:abstractNum>
  <w:abstractNum w:abstractNumId="29">
    <w:nsid w:val="636305CE"/>
    <w:multiLevelType w:val="hybridMultilevel"/>
    <w:tmpl w:val="D03AE8E6"/>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nsid w:val="63771B35"/>
    <w:multiLevelType w:val="hybridMultilevel"/>
    <w:tmpl w:val="E47C02E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nsid w:val="6D5F1CDE"/>
    <w:multiLevelType w:val="hybridMultilevel"/>
    <w:tmpl w:val="3BE64718"/>
    <w:lvl w:ilvl="0" w:tplc="0C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2E20BF6"/>
    <w:multiLevelType w:val="hybridMultilevel"/>
    <w:tmpl w:val="CA96551A"/>
    <w:lvl w:ilvl="0" w:tplc="D7463544">
      <w:start w:val="1"/>
      <w:numFmt w:val="lowerRoman"/>
      <w:lvlText w:val="%1)"/>
      <w:lvlJc w:val="left"/>
      <w:pPr>
        <w:ind w:left="1440" w:hanging="72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3">
    <w:nsid w:val="788B3B72"/>
    <w:multiLevelType w:val="hybridMultilevel"/>
    <w:tmpl w:val="859424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17"/>
  </w:num>
  <w:num w:numId="3">
    <w:abstractNumId w:val="11"/>
  </w:num>
  <w:num w:numId="4">
    <w:abstractNumId w:val="29"/>
  </w:num>
  <w:num w:numId="5">
    <w:abstractNumId w:val="0"/>
  </w:num>
  <w:num w:numId="6">
    <w:abstractNumId w:val="23"/>
  </w:num>
  <w:num w:numId="7">
    <w:abstractNumId w:val="28"/>
  </w:num>
  <w:num w:numId="8">
    <w:abstractNumId w:val="16"/>
  </w:num>
  <w:num w:numId="9">
    <w:abstractNumId w:val="22"/>
  </w:num>
  <w:num w:numId="10">
    <w:abstractNumId w:val="4"/>
  </w:num>
  <w:num w:numId="11">
    <w:abstractNumId w:val="26"/>
  </w:num>
  <w:num w:numId="12">
    <w:abstractNumId w:val="24"/>
  </w:num>
  <w:num w:numId="13">
    <w:abstractNumId w:val="33"/>
  </w:num>
  <w:num w:numId="14">
    <w:abstractNumId w:val="18"/>
  </w:num>
  <w:num w:numId="15">
    <w:abstractNumId w:val="12"/>
  </w:num>
  <w:num w:numId="16">
    <w:abstractNumId w:val="10"/>
  </w:num>
  <w:num w:numId="17">
    <w:abstractNumId w:val="8"/>
  </w:num>
  <w:num w:numId="18">
    <w:abstractNumId w:val="5"/>
  </w:num>
  <w:num w:numId="19">
    <w:abstractNumId w:val="20"/>
  </w:num>
  <w:num w:numId="20">
    <w:abstractNumId w:val="25"/>
  </w:num>
  <w:num w:numId="21">
    <w:abstractNumId w:val="13"/>
  </w:num>
  <w:num w:numId="22">
    <w:abstractNumId w:val="9"/>
  </w:num>
  <w:num w:numId="23">
    <w:abstractNumId w:val="6"/>
  </w:num>
  <w:num w:numId="24">
    <w:abstractNumId w:val="32"/>
  </w:num>
  <w:num w:numId="25">
    <w:abstractNumId w:val="14"/>
  </w:num>
  <w:num w:numId="26">
    <w:abstractNumId w:val="31"/>
  </w:num>
  <w:num w:numId="27">
    <w:abstractNumId w:val="19"/>
  </w:num>
  <w:num w:numId="28">
    <w:abstractNumId w:val="3"/>
  </w:num>
  <w:num w:numId="29">
    <w:abstractNumId w:val="21"/>
  </w:num>
  <w:num w:numId="30">
    <w:abstractNumId w:val="27"/>
  </w:num>
  <w:num w:numId="31">
    <w:abstractNumId w:val="7"/>
  </w:num>
  <w:num w:numId="32">
    <w:abstractNumId w:val="15"/>
  </w:num>
  <w:num w:numId="33">
    <w:abstractNumId w:val="2"/>
  </w:num>
  <w:num w:numId="34">
    <w:abstractNumId w:val="3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orotea Cardona Hernandez">
    <w15:presenceInfo w15:providerId="AD" w15:userId="S-1-5-21-1803417161-2531221390-2824881116-91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90F"/>
    <w:rsid w:val="00000BD1"/>
    <w:rsid w:val="000078BA"/>
    <w:rsid w:val="000078C0"/>
    <w:rsid w:val="00010906"/>
    <w:rsid w:val="00014715"/>
    <w:rsid w:val="00016AA9"/>
    <w:rsid w:val="0002301C"/>
    <w:rsid w:val="00025391"/>
    <w:rsid w:val="00025537"/>
    <w:rsid w:val="00040117"/>
    <w:rsid w:val="00047A03"/>
    <w:rsid w:val="00071FD9"/>
    <w:rsid w:val="000744BC"/>
    <w:rsid w:val="000755AD"/>
    <w:rsid w:val="00082A23"/>
    <w:rsid w:val="00083569"/>
    <w:rsid w:val="0009073F"/>
    <w:rsid w:val="00091A8F"/>
    <w:rsid w:val="00094DF8"/>
    <w:rsid w:val="0009689D"/>
    <w:rsid w:val="000A5176"/>
    <w:rsid w:val="000A755C"/>
    <w:rsid w:val="000B0090"/>
    <w:rsid w:val="000B1856"/>
    <w:rsid w:val="000B5A5D"/>
    <w:rsid w:val="000B688E"/>
    <w:rsid w:val="000C2845"/>
    <w:rsid w:val="000C2CA2"/>
    <w:rsid w:val="000C3B1F"/>
    <w:rsid w:val="000C7CFF"/>
    <w:rsid w:val="000D3A33"/>
    <w:rsid w:val="000D64CC"/>
    <w:rsid w:val="000E1DA0"/>
    <w:rsid w:val="000F53F4"/>
    <w:rsid w:val="001003A5"/>
    <w:rsid w:val="00100C50"/>
    <w:rsid w:val="0010717F"/>
    <w:rsid w:val="00117A36"/>
    <w:rsid w:val="00124443"/>
    <w:rsid w:val="00127593"/>
    <w:rsid w:val="00137343"/>
    <w:rsid w:val="00137B35"/>
    <w:rsid w:val="00142893"/>
    <w:rsid w:val="00144BF6"/>
    <w:rsid w:val="00145236"/>
    <w:rsid w:val="00155D21"/>
    <w:rsid w:val="00160AF2"/>
    <w:rsid w:val="00163281"/>
    <w:rsid w:val="0017464C"/>
    <w:rsid w:val="00175EC3"/>
    <w:rsid w:val="00182D63"/>
    <w:rsid w:val="00192CFB"/>
    <w:rsid w:val="00194104"/>
    <w:rsid w:val="001A5B40"/>
    <w:rsid w:val="001D1F0B"/>
    <w:rsid w:val="001F47A0"/>
    <w:rsid w:val="00201DE0"/>
    <w:rsid w:val="00220EDC"/>
    <w:rsid w:val="00222BAB"/>
    <w:rsid w:val="002319E2"/>
    <w:rsid w:val="002333EF"/>
    <w:rsid w:val="00237911"/>
    <w:rsid w:val="00251F8D"/>
    <w:rsid w:val="002535E9"/>
    <w:rsid w:val="002540F1"/>
    <w:rsid w:val="002677C8"/>
    <w:rsid w:val="00267C40"/>
    <w:rsid w:val="00282566"/>
    <w:rsid w:val="002825DA"/>
    <w:rsid w:val="00284438"/>
    <w:rsid w:val="00287BF9"/>
    <w:rsid w:val="00293FDF"/>
    <w:rsid w:val="0029640C"/>
    <w:rsid w:val="002A57D8"/>
    <w:rsid w:val="002A7BF8"/>
    <w:rsid w:val="002B0D04"/>
    <w:rsid w:val="002B40C1"/>
    <w:rsid w:val="002D695E"/>
    <w:rsid w:val="002E4626"/>
    <w:rsid w:val="002E5D82"/>
    <w:rsid w:val="002E6CCE"/>
    <w:rsid w:val="002F2E12"/>
    <w:rsid w:val="003017EB"/>
    <w:rsid w:val="00316676"/>
    <w:rsid w:val="00323B9E"/>
    <w:rsid w:val="00327624"/>
    <w:rsid w:val="00331FA3"/>
    <w:rsid w:val="00332101"/>
    <w:rsid w:val="00336488"/>
    <w:rsid w:val="00337353"/>
    <w:rsid w:val="0034764F"/>
    <w:rsid w:val="0035011F"/>
    <w:rsid w:val="00354D44"/>
    <w:rsid w:val="00357AB7"/>
    <w:rsid w:val="0036058F"/>
    <w:rsid w:val="003627DB"/>
    <w:rsid w:val="003663B7"/>
    <w:rsid w:val="0037190F"/>
    <w:rsid w:val="00372CE3"/>
    <w:rsid w:val="00380E5F"/>
    <w:rsid w:val="00383682"/>
    <w:rsid w:val="00387131"/>
    <w:rsid w:val="00391340"/>
    <w:rsid w:val="0039325C"/>
    <w:rsid w:val="003A2D2C"/>
    <w:rsid w:val="003B3EC5"/>
    <w:rsid w:val="003B65E3"/>
    <w:rsid w:val="003C1774"/>
    <w:rsid w:val="003C552E"/>
    <w:rsid w:val="003D49F1"/>
    <w:rsid w:val="003D4F9D"/>
    <w:rsid w:val="003F2A23"/>
    <w:rsid w:val="003F2EBD"/>
    <w:rsid w:val="003F3C2A"/>
    <w:rsid w:val="003F4F05"/>
    <w:rsid w:val="004004C1"/>
    <w:rsid w:val="00401852"/>
    <w:rsid w:val="00407927"/>
    <w:rsid w:val="00410E62"/>
    <w:rsid w:val="00415D84"/>
    <w:rsid w:val="0042035D"/>
    <w:rsid w:val="004306F4"/>
    <w:rsid w:val="004332F3"/>
    <w:rsid w:val="00434105"/>
    <w:rsid w:val="004344F5"/>
    <w:rsid w:val="004402ED"/>
    <w:rsid w:val="004550E3"/>
    <w:rsid w:val="00462545"/>
    <w:rsid w:val="00472043"/>
    <w:rsid w:val="00481837"/>
    <w:rsid w:val="004915AF"/>
    <w:rsid w:val="004927B8"/>
    <w:rsid w:val="004A63A6"/>
    <w:rsid w:val="004A7633"/>
    <w:rsid w:val="004B79C5"/>
    <w:rsid w:val="004C1948"/>
    <w:rsid w:val="004C1EC9"/>
    <w:rsid w:val="004C2BC2"/>
    <w:rsid w:val="004C309F"/>
    <w:rsid w:val="004E0189"/>
    <w:rsid w:val="004E04FC"/>
    <w:rsid w:val="004E23C5"/>
    <w:rsid w:val="004E6E55"/>
    <w:rsid w:val="004F5572"/>
    <w:rsid w:val="00503153"/>
    <w:rsid w:val="00511F28"/>
    <w:rsid w:val="0051591B"/>
    <w:rsid w:val="00522F99"/>
    <w:rsid w:val="00533DD4"/>
    <w:rsid w:val="0053454E"/>
    <w:rsid w:val="00535E58"/>
    <w:rsid w:val="00537663"/>
    <w:rsid w:val="0053769B"/>
    <w:rsid w:val="005442ED"/>
    <w:rsid w:val="00550F1E"/>
    <w:rsid w:val="00556488"/>
    <w:rsid w:val="005600E5"/>
    <w:rsid w:val="00564B3B"/>
    <w:rsid w:val="005659FF"/>
    <w:rsid w:val="00567248"/>
    <w:rsid w:val="005721A2"/>
    <w:rsid w:val="005826BD"/>
    <w:rsid w:val="00586AB8"/>
    <w:rsid w:val="00594B76"/>
    <w:rsid w:val="00596C34"/>
    <w:rsid w:val="005A7069"/>
    <w:rsid w:val="005C1A9A"/>
    <w:rsid w:val="005D3499"/>
    <w:rsid w:val="005E7928"/>
    <w:rsid w:val="0060123D"/>
    <w:rsid w:val="00633B0C"/>
    <w:rsid w:val="00637E05"/>
    <w:rsid w:val="00640A70"/>
    <w:rsid w:val="00642A9B"/>
    <w:rsid w:val="00652A1E"/>
    <w:rsid w:val="00662809"/>
    <w:rsid w:val="00662A3A"/>
    <w:rsid w:val="00662B3E"/>
    <w:rsid w:val="00670813"/>
    <w:rsid w:val="00673B83"/>
    <w:rsid w:val="00676C7A"/>
    <w:rsid w:val="00681100"/>
    <w:rsid w:val="00687EA0"/>
    <w:rsid w:val="00693AE3"/>
    <w:rsid w:val="006976F8"/>
    <w:rsid w:val="006B752F"/>
    <w:rsid w:val="006C12CB"/>
    <w:rsid w:val="006C2CAB"/>
    <w:rsid w:val="006D0A01"/>
    <w:rsid w:val="006D0ED0"/>
    <w:rsid w:val="006E13B8"/>
    <w:rsid w:val="006E658F"/>
    <w:rsid w:val="006E674C"/>
    <w:rsid w:val="00710FE7"/>
    <w:rsid w:val="00712857"/>
    <w:rsid w:val="00717E6C"/>
    <w:rsid w:val="007200F7"/>
    <w:rsid w:val="00726B51"/>
    <w:rsid w:val="00735B65"/>
    <w:rsid w:val="00740BF2"/>
    <w:rsid w:val="00740EA5"/>
    <w:rsid w:val="007410D0"/>
    <w:rsid w:val="00750906"/>
    <w:rsid w:val="00751A66"/>
    <w:rsid w:val="00753BAC"/>
    <w:rsid w:val="00765FEB"/>
    <w:rsid w:val="00794A28"/>
    <w:rsid w:val="007A0532"/>
    <w:rsid w:val="007A1000"/>
    <w:rsid w:val="007A607C"/>
    <w:rsid w:val="007A7568"/>
    <w:rsid w:val="007B504B"/>
    <w:rsid w:val="007B5DD2"/>
    <w:rsid w:val="007B7B10"/>
    <w:rsid w:val="007C5FB3"/>
    <w:rsid w:val="007D2C37"/>
    <w:rsid w:val="007D4F80"/>
    <w:rsid w:val="007E199F"/>
    <w:rsid w:val="007E1F99"/>
    <w:rsid w:val="00806839"/>
    <w:rsid w:val="00807461"/>
    <w:rsid w:val="00807A82"/>
    <w:rsid w:val="00810CEC"/>
    <w:rsid w:val="00811A16"/>
    <w:rsid w:val="008127DE"/>
    <w:rsid w:val="0081496F"/>
    <w:rsid w:val="008169D2"/>
    <w:rsid w:val="008204EE"/>
    <w:rsid w:val="00822575"/>
    <w:rsid w:val="0082332D"/>
    <w:rsid w:val="00823E27"/>
    <w:rsid w:val="008336AF"/>
    <w:rsid w:val="00833961"/>
    <w:rsid w:val="00833B5F"/>
    <w:rsid w:val="0084158E"/>
    <w:rsid w:val="00842A67"/>
    <w:rsid w:val="008464A8"/>
    <w:rsid w:val="008527EB"/>
    <w:rsid w:val="00863FC1"/>
    <w:rsid w:val="00870B81"/>
    <w:rsid w:val="0088512D"/>
    <w:rsid w:val="00892E1A"/>
    <w:rsid w:val="008A01AE"/>
    <w:rsid w:val="008A475E"/>
    <w:rsid w:val="008A5F5E"/>
    <w:rsid w:val="008B0047"/>
    <w:rsid w:val="008B6815"/>
    <w:rsid w:val="008B7694"/>
    <w:rsid w:val="008D05F6"/>
    <w:rsid w:val="008D59D9"/>
    <w:rsid w:val="008E732B"/>
    <w:rsid w:val="008F06AE"/>
    <w:rsid w:val="008F7E03"/>
    <w:rsid w:val="009030D8"/>
    <w:rsid w:val="009063B6"/>
    <w:rsid w:val="009156C9"/>
    <w:rsid w:val="009165B4"/>
    <w:rsid w:val="00920C14"/>
    <w:rsid w:val="00921148"/>
    <w:rsid w:val="009255F8"/>
    <w:rsid w:val="00927A69"/>
    <w:rsid w:val="00930262"/>
    <w:rsid w:val="00932FA9"/>
    <w:rsid w:val="00933428"/>
    <w:rsid w:val="0093356A"/>
    <w:rsid w:val="00933738"/>
    <w:rsid w:val="00942ADE"/>
    <w:rsid w:val="009436A2"/>
    <w:rsid w:val="00947C2E"/>
    <w:rsid w:val="00952B19"/>
    <w:rsid w:val="009666C8"/>
    <w:rsid w:val="009669D9"/>
    <w:rsid w:val="00975BDC"/>
    <w:rsid w:val="009764B5"/>
    <w:rsid w:val="009770EF"/>
    <w:rsid w:val="009809CA"/>
    <w:rsid w:val="00983359"/>
    <w:rsid w:val="0098554B"/>
    <w:rsid w:val="00986098"/>
    <w:rsid w:val="009879F3"/>
    <w:rsid w:val="009A2365"/>
    <w:rsid w:val="009A540C"/>
    <w:rsid w:val="009A6C92"/>
    <w:rsid w:val="009B5E2E"/>
    <w:rsid w:val="009C30CD"/>
    <w:rsid w:val="009C4EB1"/>
    <w:rsid w:val="009C5C87"/>
    <w:rsid w:val="009D0766"/>
    <w:rsid w:val="009D49D2"/>
    <w:rsid w:val="009D654E"/>
    <w:rsid w:val="00A034AD"/>
    <w:rsid w:val="00A050D0"/>
    <w:rsid w:val="00A14F84"/>
    <w:rsid w:val="00A1568A"/>
    <w:rsid w:val="00A20D35"/>
    <w:rsid w:val="00A31B6E"/>
    <w:rsid w:val="00A34305"/>
    <w:rsid w:val="00A350E1"/>
    <w:rsid w:val="00A4033C"/>
    <w:rsid w:val="00A41FAE"/>
    <w:rsid w:val="00A474CB"/>
    <w:rsid w:val="00A537B9"/>
    <w:rsid w:val="00A545BB"/>
    <w:rsid w:val="00A60E30"/>
    <w:rsid w:val="00A766F7"/>
    <w:rsid w:val="00A84E88"/>
    <w:rsid w:val="00A90D99"/>
    <w:rsid w:val="00A95BDC"/>
    <w:rsid w:val="00A96DEE"/>
    <w:rsid w:val="00A9794B"/>
    <w:rsid w:val="00AA1D83"/>
    <w:rsid w:val="00AA6882"/>
    <w:rsid w:val="00AB1CC4"/>
    <w:rsid w:val="00AB68B1"/>
    <w:rsid w:val="00AB718A"/>
    <w:rsid w:val="00AB783D"/>
    <w:rsid w:val="00AB7AA5"/>
    <w:rsid w:val="00AC7A0F"/>
    <w:rsid w:val="00AC7B70"/>
    <w:rsid w:val="00AD466F"/>
    <w:rsid w:val="00AD5C6F"/>
    <w:rsid w:val="00AD776E"/>
    <w:rsid w:val="00AE2CF9"/>
    <w:rsid w:val="00AF17A4"/>
    <w:rsid w:val="00AF45C2"/>
    <w:rsid w:val="00B00034"/>
    <w:rsid w:val="00B0489E"/>
    <w:rsid w:val="00B10B09"/>
    <w:rsid w:val="00B27355"/>
    <w:rsid w:val="00B32771"/>
    <w:rsid w:val="00B35791"/>
    <w:rsid w:val="00B448C5"/>
    <w:rsid w:val="00B5548C"/>
    <w:rsid w:val="00B55ADF"/>
    <w:rsid w:val="00B61D43"/>
    <w:rsid w:val="00B65820"/>
    <w:rsid w:val="00B7583C"/>
    <w:rsid w:val="00B914D1"/>
    <w:rsid w:val="00B96003"/>
    <w:rsid w:val="00BB1240"/>
    <w:rsid w:val="00BB2B7E"/>
    <w:rsid w:val="00BD02D3"/>
    <w:rsid w:val="00BD509E"/>
    <w:rsid w:val="00BE2895"/>
    <w:rsid w:val="00BF4A26"/>
    <w:rsid w:val="00BF4A72"/>
    <w:rsid w:val="00C026A0"/>
    <w:rsid w:val="00C032F9"/>
    <w:rsid w:val="00C12F89"/>
    <w:rsid w:val="00C14A28"/>
    <w:rsid w:val="00C2005D"/>
    <w:rsid w:val="00C25249"/>
    <w:rsid w:val="00C32F10"/>
    <w:rsid w:val="00C405D6"/>
    <w:rsid w:val="00C42386"/>
    <w:rsid w:val="00C4608C"/>
    <w:rsid w:val="00C46E91"/>
    <w:rsid w:val="00C61B9D"/>
    <w:rsid w:val="00C63E40"/>
    <w:rsid w:val="00C669CE"/>
    <w:rsid w:val="00C728D4"/>
    <w:rsid w:val="00C7491C"/>
    <w:rsid w:val="00C758BF"/>
    <w:rsid w:val="00C81169"/>
    <w:rsid w:val="00C86088"/>
    <w:rsid w:val="00CB14D7"/>
    <w:rsid w:val="00CB73B0"/>
    <w:rsid w:val="00CC506F"/>
    <w:rsid w:val="00CD4AA6"/>
    <w:rsid w:val="00CD531A"/>
    <w:rsid w:val="00CD62DE"/>
    <w:rsid w:val="00CD64FE"/>
    <w:rsid w:val="00CD6C98"/>
    <w:rsid w:val="00CE25DE"/>
    <w:rsid w:val="00CE387F"/>
    <w:rsid w:val="00CE682B"/>
    <w:rsid w:val="00CF19BB"/>
    <w:rsid w:val="00CF1AFA"/>
    <w:rsid w:val="00CF38B7"/>
    <w:rsid w:val="00CF73D0"/>
    <w:rsid w:val="00D07515"/>
    <w:rsid w:val="00D133BF"/>
    <w:rsid w:val="00D16ED4"/>
    <w:rsid w:val="00D24FEE"/>
    <w:rsid w:val="00D378A9"/>
    <w:rsid w:val="00D445D8"/>
    <w:rsid w:val="00D62D10"/>
    <w:rsid w:val="00D76CEB"/>
    <w:rsid w:val="00D77DC8"/>
    <w:rsid w:val="00D83968"/>
    <w:rsid w:val="00D9352D"/>
    <w:rsid w:val="00D96770"/>
    <w:rsid w:val="00DA00B1"/>
    <w:rsid w:val="00DB23D8"/>
    <w:rsid w:val="00DB2E32"/>
    <w:rsid w:val="00DB705E"/>
    <w:rsid w:val="00DC47B6"/>
    <w:rsid w:val="00DC736E"/>
    <w:rsid w:val="00DC7C41"/>
    <w:rsid w:val="00DD0221"/>
    <w:rsid w:val="00DD2563"/>
    <w:rsid w:val="00DE1C9C"/>
    <w:rsid w:val="00DF51BC"/>
    <w:rsid w:val="00E075F6"/>
    <w:rsid w:val="00E1395A"/>
    <w:rsid w:val="00E14BF7"/>
    <w:rsid w:val="00E224C5"/>
    <w:rsid w:val="00E22751"/>
    <w:rsid w:val="00E227C4"/>
    <w:rsid w:val="00E2429B"/>
    <w:rsid w:val="00E30AE6"/>
    <w:rsid w:val="00E512F7"/>
    <w:rsid w:val="00E52402"/>
    <w:rsid w:val="00E63A0C"/>
    <w:rsid w:val="00E66F0B"/>
    <w:rsid w:val="00E824B5"/>
    <w:rsid w:val="00E907D5"/>
    <w:rsid w:val="00E93EB4"/>
    <w:rsid w:val="00E973DA"/>
    <w:rsid w:val="00EA3B18"/>
    <w:rsid w:val="00EA6A81"/>
    <w:rsid w:val="00EB0089"/>
    <w:rsid w:val="00EB01E5"/>
    <w:rsid w:val="00EB0B38"/>
    <w:rsid w:val="00EB5CCD"/>
    <w:rsid w:val="00EB71B9"/>
    <w:rsid w:val="00EC79C8"/>
    <w:rsid w:val="00ED0270"/>
    <w:rsid w:val="00ED2EE5"/>
    <w:rsid w:val="00ED656D"/>
    <w:rsid w:val="00ED7233"/>
    <w:rsid w:val="00EE0179"/>
    <w:rsid w:val="00EE1774"/>
    <w:rsid w:val="00EF50F0"/>
    <w:rsid w:val="00EF6816"/>
    <w:rsid w:val="00F01C01"/>
    <w:rsid w:val="00F13C1B"/>
    <w:rsid w:val="00F2294A"/>
    <w:rsid w:val="00F27844"/>
    <w:rsid w:val="00F35442"/>
    <w:rsid w:val="00F36AB5"/>
    <w:rsid w:val="00F42F90"/>
    <w:rsid w:val="00F47DA2"/>
    <w:rsid w:val="00F52D03"/>
    <w:rsid w:val="00F65D7A"/>
    <w:rsid w:val="00F75533"/>
    <w:rsid w:val="00F8250E"/>
    <w:rsid w:val="00F91DB2"/>
    <w:rsid w:val="00FA62A0"/>
    <w:rsid w:val="00FB0776"/>
    <w:rsid w:val="00FB0C7F"/>
    <w:rsid w:val="00FB325E"/>
    <w:rsid w:val="00FC1084"/>
    <w:rsid w:val="00FC4500"/>
    <w:rsid w:val="00FC69E2"/>
    <w:rsid w:val="00FE2A1C"/>
    <w:rsid w:val="00FE5A82"/>
    <w:rsid w:val="00FF22DC"/>
    <w:rsid w:val="00FF4132"/>
    <w:rsid w:val="00FF4B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25F20"/>
  <w15:docId w15:val="{369D6E8D-0CB0-4C22-B32E-A64CEC182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AU" w:eastAsia="es-CO" w:bidi="ar-SA"/>
      </w:rPr>
    </w:rPrDefault>
    <w:pPrDefault>
      <w:pPr>
        <w:spacing w:after="29" w:line="246" w:lineRule="auto"/>
        <w:ind w:left="10" w:right="27"/>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47" w:lineRule="auto"/>
      <w:ind w:hanging="10"/>
    </w:pPr>
    <w:rPr>
      <w:color w:val="000000"/>
      <w:lang w:val="es-CO" w:bidi="es-CO"/>
    </w:rPr>
  </w:style>
  <w:style w:type="paragraph" w:styleId="Ttulo1">
    <w:name w:val="heading 1"/>
    <w:next w:val="Normal"/>
    <w:link w:val="Ttulo1Car"/>
    <w:uiPriority w:val="9"/>
    <w:qFormat/>
    <w:pPr>
      <w:keepNext/>
      <w:keepLines/>
      <w:spacing w:line="239" w:lineRule="auto"/>
      <w:jc w:val="center"/>
      <w:outlineLvl w:val="0"/>
    </w:pPr>
    <w:rPr>
      <w:b/>
      <w:color w:val="000000"/>
      <w:sz w:val="36"/>
    </w:rPr>
  </w:style>
  <w:style w:type="paragraph" w:styleId="Ttulo2">
    <w:name w:val="heading 2"/>
    <w:next w:val="Normal"/>
    <w:link w:val="Ttulo2Car"/>
    <w:uiPriority w:val="9"/>
    <w:unhideWhenUsed/>
    <w:qFormat/>
    <w:pPr>
      <w:keepNext/>
      <w:keepLines/>
      <w:spacing w:after="5" w:line="259" w:lineRule="auto"/>
      <w:ind w:hanging="10"/>
      <w:outlineLvl w:val="1"/>
    </w:pPr>
    <w:rPr>
      <w:b/>
      <w:color w:val="000000"/>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Puesto">
    <w:name w:val="Title"/>
    <w:basedOn w:val="Normal"/>
    <w:next w:val="Normal"/>
    <w:uiPriority w:val="10"/>
    <w:qFormat/>
    <w:pPr>
      <w:keepNext/>
      <w:keepLines/>
      <w:spacing w:before="480" w:after="120"/>
    </w:pPr>
    <w:rPr>
      <w:b/>
      <w:sz w:val="72"/>
      <w:szCs w:val="72"/>
    </w:rPr>
  </w:style>
  <w:style w:type="character" w:customStyle="1" w:styleId="Ttulo2Car">
    <w:name w:val="Título 2 Car"/>
    <w:link w:val="Ttulo2"/>
    <w:rPr>
      <w:rFonts w:ascii="Times New Roman" w:eastAsia="Times New Roman" w:hAnsi="Times New Roman" w:cs="Times New Roman"/>
      <w:b/>
      <w:color w:val="000000"/>
      <w:sz w:val="22"/>
    </w:rPr>
  </w:style>
  <w:style w:type="character" w:customStyle="1" w:styleId="Ttulo1Car">
    <w:name w:val="Título 1 Car"/>
    <w:link w:val="Ttulo1"/>
    <w:rPr>
      <w:rFonts w:ascii="Times New Roman" w:eastAsia="Times New Roman" w:hAnsi="Times New Roman" w:cs="Times New Roman"/>
      <w:b/>
      <w:color w:val="000000"/>
      <w:sz w:val="36"/>
    </w:rPr>
  </w:style>
  <w:style w:type="paragraph" w:customStyle="1" w:styleId="footnotedescription">
    <w:name w:val="footnote description"/>
    <w:next w:val="Normal"/>
    <w:link w:val="footnotedescriptionChar"/>
    <w:hidden/>
    <w:pPr>
      <w:spacing w:line="277" w:lineRule="auto"/>
    </w:pPr>
    <w:rPr>
      <w:color w:val="000000"/>
      <w:sz w:val="16"/>
    </w:rPr>
  </w:style>
  <w:style w:type="character" w:customStyle="1" w:styleId="footnotedescriptionChar">
    <w:name w:val="footnote description Char"/>
    <w:link w:val="footnotedescription"/>
    <w:rPr>
      <w:rFonts w:ascii="Times New Roman" w:eastAsia="Times New Roman" w:hAnsi="Times New Roman" w:cs="Times New Roman"/>
      <w:color w:val="000000"/>
      <w:sz w:val="16"/>
    </w:rPr>
  </w:style>
  <w:style w:type="character" w:customStyle="1" w:styleId="footnotemark">
    <w:name w:val="footnote mark"/>
    <w:hidden/>
    <w:rPr>
      <w:rFonts w:ascii="Times New Roman" w:eastAsia="Times New Roman" w:hAnsi="Times New Roman" w:cs="Times New Roman"/>
      <w:color w:val="000000"/>
      <w:sz w:val="21"/>
      <w:vertAlign w:val="superscript"/>
    </w:rPr>
  </w:style>
  <w:style w:type="table" w:customStyle="1" w:styleId="TableGrid">
    <w:name w:val="TableGrid"/>
    <w:tblPr>
      <w:tblCellMar>
        <w:top w:w="0" w:type="dxa"/>
        <w:left w:w="0" w:type="dxa"/>
        <w:bottom w:w="0" w:type="dxa"/>
        <w:right w:w="0" w:type="dxa"/>
      </w:tblCellMar>
    </w:tblPr>
  </w:style>
  <w:style w:type="paragraph" w:styleId="Prrafodelista">
    <w:name w:val="List Paragraph"/>
    <w:basedOn w:val="Normal"/>
    <w:uiPriority w:val="34"/>
    <w:qFormat/>
    <w:rsid w:val="004777F4"/>
    <w:pPr>
      <w:ind w:left="720"/>
      <w:contextualSpacing/>
    </w:pPr>
  </w:style>
  <w:style w:type="character" w:styleId="Hipervnculo">
    <w:name w:val="Hyperlink"/>
    <w:basedOn w:val="Fuentedeprrafopredeter"/>
    <w:uiPriority w:val="99"/>
    <w:unhideWhenUsed/>
    <w:rsid w:val="0075229C"/>
    <w:rPr>
      <w:color w:val="0563C1" w:themeColor="hyperlink"/>
      <w:u w:val="single"/>
    </w:rPr>
  </w:style>
  <w:style w:type="paragraph" w:styleId="Piedepgina">
    <w:name w:val="footer"/>
    <w:basedOn w:val="Normal"/>
    <w:link w:val="PiedepginaCar"/>
    <w:uiPriority w:val="99"/>
    <w:unhideWhenUsed/>
    <w:rsid w:val="0075229C"/>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5229C"/>
    <w:rPr>
      <w:rFonts w:ascii="Times New Roman" w:eastAsia="Times New Roman" w:hAnsi="Times New Roman" w:cs="Times New Roman"/>
      <w:color w:val="000000"/>
      <w:sz w:val="22"/>
      <w:lang w:val="es-CO" w:eastAsia="es-CO" w:bidi="es-CO"/>
    </w:rPr>
  </w:style>
  <w:style w:type="table" w:styleId="Tablaconcuadrcula">
    <w:name w:val="Table Grid"/>
    <w:basedOn w:val="Tablanormal"/>
    <w:uiPriority w:val="39"/>
    <w:rsid w:val="0075229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Nmerodepgina">
    <w:name w:val="page number"/>
    <w:basedOn w:val="Fuentedeprrafopredeter"/>
    <w:uiPriority w:val="99"/>
    <w:semiHidden/>
    <w:unhideWhenUsed/>
    <w:rsid w:val="0075229C"/>
  </w:style>
  <w:style w:type="character" w:customStyle="1" w:styleId="Mencinsinresolver1">
    <w:name w:val="Mención sin resolver1"/>
    <w:basedOn w:val="Fuentedeprrafopredeter"/>
    <w:uiPriority w:val="99"/>
    <w:semiHidden/>
    <w:unhideWhenUsed/>
    <w:rsid w:val="00D45CBE"/>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Ind w:w="0" w:type="dxa"/>
      <w:tblCellMar>
        <w:top w:w="0" w:type="dxa"/>
        <w:left w:w="115" w:type="dxa"/>
        <w:bottom w:w="0" w:type="dxa"/>
        <w:right w:w="115" w:type="dxa"/>
      </w:tblCellMar>
    </w:tblPr>
  </w:style>
  <w:style w:type="table" w:customStyle="1" w:styleId="a0">
    <w:basedOn w:val="Tablanormal"/>
    <w:tblPr>
      <w:tblStyleRowBandSize w:val="1"/>
      <w:tblStyleColBandSize w:val="1"/>
      <w:tblInd w:w="0" w:type="dxa"/>
      <w:tblCellMar>
        <w:top w:w="0" w:type="dxa"/>
        <w:left w:w="115" w:type="dxa"/>
        <w:bottom w:w="0" w:type="dxa"/>
        <w:right w:w="115" w:type="dxa"/>
      </w:tblCellMar>
    </w:tblPr>
  </w:style>
  <w:style w:type="table" w:customStyle="1" w:styleId="a1">
    <w:basedOn w:val="Tablanormal"/>
    <w:tblPr>
      <w:tblStyleRowBandSize w:val="1"/>
      <w:tblStyleColBandSize w:val="1"/>
      <w:tblInd w:w="0" w:type="dxa"/>
      <w:tblCellMar>
        <w:top w:w="0" w:type="dxa"/>
        <w:left w:w="115" w:type="dxa"/>
        <w:bottom w:w="0" w:type="dxa"/>
        <w:right w:w="115" w:type="dxa"/>
      </w:tblCellMar>
    </w:tblPr>
  </w:style>
  <w:style w:type="table" w:customStyle="1" w:styleId="a2">
    <w:basedOn w:val="Tablanormal"/>
    <w:tblPr>
      <w:tblStyleRowBandSize w:val="1"/>
      <w:tblStyleColBandSize w:val="1"/>
      <w:tblInd w:w="0" w:type="dxa"/>
      <w:tblCellMar>
        <w:top w:w="0" w:type="dxa"/>
        <w:left w:w="115" w:type="dxa"/>
        <w:bottom w:w="0" w:type="dxa"/>
        <w:right w:w="115" w:type="dxa"/>
      </w:tblCellMar>
    </w:tblPr>
  </w:style>
  <w:style w:type="paragraph" w:styleId="Textoindependiente">
    <w:name w:val="Body Text"/>
    <w:basedOn w:val="Normal"/>
    <w:link w:val="TextoindependienteCar"/>
    <w:uiPriority w:val="1"/>
    <w:qFormat/>
    <w:rsid w:val="001D1F0B"/>
    <w:pPr>
      <w:widowControl w:val="0"/>
      <w:autoSpaceDE w:val="0"/>
      <w:autoSpaceDN w:val="0"/>
      <w:spacing w:after="0" w:line="240" w:lineRule="auto"/>
      <w:ind w:left="0" w:right="0" w:firstLine="0"/>
      <w:jc w:val="left"/>
    </w:pPr>
    <w:rPr>
      <w:color w:val="auto"/>
      <w:lang w:val="es-ES" w:eastAsia="en-US" w:bidi="ar-SA"/>
    </w:rPr>
  </w:style>
  <w:style w:type="character" w:customStyle="1" w:styleId="TextoindependienteCar">
    <w:name w:val="Texto independiente Car"/>
    <w:basedOn w:val="Fuentedeprrafopredeter"/>
    <w:link w:val="Textoindependiente"/>
    <w:uiPriority w:val="1"/>
    <w:rsid w:val="001D1F0B"/>
    <w:rPr>
      <w:lang w:val="es-ES" w:eastAsia="en-US"/>
    </w:rPr>
  </w:style>
  <w:style w:type="character" w:styleId="Refdenotaalpie">
    <w:name w:val="footnote reference"/>
    <w:basedOn w:val="Fuentedeprrafopredeter"/>
    <w:uiPriority w:val="99"/>
    <w:semiHidden/>
    <w:unhideWhenUsed/>
    <w:rsid w:val="009770EF"/>
    <w:rPr>
      <w:vertAlign w:val="superscript"/>
    </w:rPr>
  </w:style>
  <w:style w:type="paragraph" w:styleId="Cita">
    <w:name w:val="Quote"/>
    <w:basedOn w:val="Normal"/>
    <w:next w:val="Normal"/>
    <w:link w:val="CitaCar"/>
    <w:uiPriority w:val="29"/>
    <w:qFormat/>
    <w:rsid w:val="009770EF"/>
    <w:pPr>
      <w:spacing w:after="0" w:line="240" w:lineRule="auto"/>
      <w:ind w:left="0" w:right="0" w:firstLine="0"/>
    </w:pPr>
    <w:rPr>
      <w:rFonts w:ascii="Arial Narrow" w:eastAsiaTheme="minorHAnsi" w:hAnsi="Arial Narrow" w:cstheme="minorBidi"/>
      <w:iCs/>
      <w:color w:val="auto"/>
      <w:sz w:val="16"/>
      <w:lang w:eastAsia="en-US" w:bidi="ar-SA"/>
    </w:rPr>
  </w:style>
  <w:style w:type="character" w:customStyle="1" w:styleId="CitaCar">
    <w:name w:val="Cita Car"/>
    <w:basedOn w:val="Fuentedeprrafopredeter"/>
    <w:link w:val="Cita"/>
    <w:uiPriority w:val="29"/>
    <w:rsid w:val="009770EF"/>
    <w:rPr>
      <w:rFonts w:ascii="Arial Narrow" w:eastAsiaTheme="minorHAnsi" w:hAnsi="Arial Narrow" w:cstheme="minorBidi"/>
      <w:iCs/>
      <w:sz w:val="16"/>
      <w:lang w:val="es-CO" w:eastAsia="en-US"/>
    </w:rPr>
  </w:style>
  <w:style w:type="paragraph" w:styleId="Textonotapie">
    <w:name w:val="footnote text"/>
    <w:basedOn w:val="Normal"/>
    <w:link w:val="TextonotapieCar"/>
    <w:uiPriority w:val="99"/>
    <w:unhideWhenUsed/>
    <w:rsid w:val="00DF51BC"/>
    <w:pPr>
      <w:spacing w:after="0" w:line="240" w:lineRule="auto"/>
      <w:ind w:left="0" w:right="0" w:firstLine="0"/>
    </w:pPr>
    <w:rPr>
      <w:rFonts w:ascii="Calibri" w:eastAsia="Calibri" w:hAnsi="Calibri" w:cs="Calibri"/>
      <w:color w:val="auto"/>
      <w:sz w:val="20"/>
      <w:szCs w:val="20"/>
      <w:lang w:bidi="ar-SA"/>
    </w:rPr>
  </w:style>
  <w:style w:type="character" w:customStyle="1" w:styleId="TextonotapieCar">
    <w:name w:val="Texto nota pie Car"/>
    <w:basedOn w:val="Fuentedeprrafopredeter"/>
    <w:link w:val="Textonotapie"/>
    <w:uiPriority w:val="99"/>
    <w:rsid w:val="00DF51BC"/>
    <w:rPr>
      <w:rFonts w:ascii="Calibri" w:eastAsia="Calibri" w:hAnsi="Calibri" w:cs="Calibri"/>
      <w:sz w:val="20"/>
      <w:szCs w:val="20"/>
      <w:lang w:val="es-CO"/>
    </w:rPr>
  </w:style>
  <w:style w:type="paragraph" w:styleId="NormalWeb">
    <w:name w:val="Normal (Web)"/>
    <w:basedOn w:val="Normal"/>
    <w:uiPriority w:val="99"/>
    <w:semiHidden/>
    <w:unhideWhenUsed/>
    <w:rsid w:val="00BD02D3"/>
    <w:pPr>
      <w:spacing w:before="100" w:beforeAutospacing="1" w:after="100" w:afterAutospacing="1" w:line="240" w:lineRule="auto"/>
      <w:ind w:left="0" w:right="0" w:firstLine="0"/>
      <w:jc w:val="left"/>
    </w:pPr>
    <w:rPr>
      <w:color w:val="auto"/>
      <w:sz w:val="24"/>
      <w:szCs w:val="24"/>
      <w:lang w:bidi="ar-SA"/>
    </w:rPr>
  </w:style>
  <w:style w:type="character" w:styleId="Nmerodelnea">
    <w:name w:val="line number"/>
    <w:basedOn w:val="Fuentedeprrafopredeter"/>
    <w:uiPriority w:val="99"/>
    <w:semiHidden/>
    <w:unhideWhenUsed/>
    <w:rsid w:val="008D05F6"/>
  </w:style>
  <w:style w:type="paragraph" w:styleId="Textodeglobo">
    <w:name w:val="Balloon Text"/>
    <w:basedOn w:val="Normal"/>
    <w:link w:val="TextodegloboCar"/>
    <w:uiPriority w:val="99"/>
    <w:semiHidden/>
    <w:unhideWhenUsed/>
    <w:rsid w:val="00DC736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C736E"/>
    <w:rPr>
      <w:rFonts w:ascii="Segoe UI" w:hAnsi="Segoe UI" w:cs="Segoe UI"/>
      <w:color w:val="000000"/>
      <w:sz w:val="18"/>
      <w:szCs w:val="18"/>
      <w:lang w:val="es-CO" w:bidi="es-CO"/>
    </w:rPr>
  </w:style>
  <w:style w:type="character" w:customStyle="1" w:styleId="UnresolvedMention1">
    <w:name w:val="Unresolved Mention1"/>
    <w:basedOn w:val="Fuentedeprrafopredeter"/>
    <w:uiPriority w:val="99"/>
    <w:semiHidden/>
    <w:unhideWhenUsed/>
    <w:rsid w:val="00C026A0"/>
    <w:rPr>
      <w:color w:val="605E5C"/>
      <w:shd w:val="clear" w:color="auto" w:fill="E1DFDD"/>
    </w:rPr>
  </w:style>
  <w:style w:type="paragraph" w:styleId="Sinespaciado">
    <w:name w:val="No Spacing"/>
    <w:uiPriority w:val="1"/>
    <w:qFormat/>
    <w:rsid w:val="007E1F99"/>
    <w:pPr>
      <w:spacing w:after="0" w:line="240" w:lineRule="auto"/>
      <w:ind w:left="0" w:right="0"/>
    </w:pPr>
    <w:rPr>
      <w:rFonts w:asciiTheme="minorHAnsi" w:eastAsiaTheme="minorHAnsi" w:hAnsiTheme="minorHAnsi" w:cstheme="minorBidi"/>
      <w:sz w:val="24"/>
      <w:szCs w:val="24"/>
      <w:lang w:val="es-CO" w:eastAsia="en-US"/>
    </w:rPr>
  </w:style>
  <w:style w:type="character" w:customStyle="1" w:styleId="UnresolvedMention">
    <w:name w:val="Unresolved Mention"/>
    <w:basedOn w:val="Fuentedeprrafopredeter"/>
    <w:uiPriority w:val="99"/>
    <w:semiHidden/>
    <w:unhideWhenUsed/>
    <w:rsid w:val="001746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864625">
      <w:bodyDiv w:val="1"/>
      <w:marLeft w:val="0"/>
      <w:marRight w:val="0"/>
      <w:marTop w:val="0"/>
      <w:marBottom w:val="0"/>
      <w:divBdr>
        <w:top w:val="none" w:sz="0" w:space="0" w:color="auto"/>
        <w:left w:val="none" w:sz="0" w:space="0" w:color="auto"/>
        <w:bottom w:val="none" w:sz="0" w:space="0" w:color="auto"/>
        <w:right w:val="none" w:sz="0" w:space="0" w:color="auto"/>
      </w:divBdr>
    </w:div>
    <w:div w:id="96411133">
      <w:bodyDiv w:val="1"/>
      <w:marLeft w:val="0"/>
      <w:marRight w:val="0"/>
      <w:marTop w:val="0"/>
      <w:marBottom w:val="0"/>
      <w:divBdr>
        <w:top w:val="none" w:sz="0" w:space="0" w:color="auto"/>
        <w:left w:val="none" w:sz="0" w:space="0" w:color="auto"/>
        <w:bottom w:val="none" w:sz="0" w:space="0" w:color="auto"/>
        <w:right w:val="none" w:sz="0" w:space="0" w:color="auto"/>
      </w:divBdr>
    </w:div>
    <w:div w:id="148524530">
      <w:bodyDiv w:val="1"/>
      <w:marLeft w:val="0"/>
      <w:marRight w:val="0"/>
      <w:marTop w:val="0"/>
      <w:marBottom w:val="0"/>
      <w:divBdr>
        <w:top w:val="none" w:sz="0" w:space="0" w:color="auto"/>
        <w:left w:val="none" w:sz="0" w:space="0" w:color="auto"/>
        <w:bottom w:val="none" w:sz="0" w:space="0" w:color="auto"/>
        <w:right w:val="none" w:sz="0" w:space="0" w:color="auto"/>
      </w:divBdr>
    </w:div>
    <w:div w:id="223029993">
      <w:bodyDiv w:val="1"/>
      <w:marLeft w:val="0"/>
      <w:marRight w:val="0"/>
      <w:marTop w:val="0"/>
      <w:marBottom w:val="0"/>
      <w:divBdr>
        <w:top w:val="none" w:sz="0" w:space="0" w:color="auto"/>
        <w:left w:val="none" w:sz="0" w:space="0" w:color="auto"/>
        <w:bottom w:val="none" w:sz="0" w:space="0" w:color="auto"/>
        <w:right w:val="none" w:sz="0" w:space="0" w:color="auto"/>
      </w:divBdr>
    </w:div>
    <w:div w:id="237634633">
      <w:bodyDiv w:val="1"/>
      <w:marLeft w:val="0"/>
      <w:marRight w:val="0"/>
      <w:marTop w:val="0"/>
      <w:marBottom w:val="0"/>
      <w:divBdr>
        <w:top w:val="none" w:sz="0" w:space="0" w:color="auto"/>
        <w:left w:val="none" w:sz="0" w:space="0" w:color="auto"/>
        <w:bottom w:val="none" w:sz="0" w:space="0" w:color="auto"/>
        <w:right w:val="none" w:sz="0" w:space="0" w:color="auto"/>
      </w:divBdr>
    </w:div>
    <w:div w:id="278953965">
      <w:bodyDiv w:val="1"/>
      <w:marLeft w:val="0"/>
      <w:marRight w:val="0"/>
      <w:marTop w:val="0"/>
      <w:marBottom w:val="0"/>
      <w:divBdr>
        <w:top w:val="none" w:sz="0" w:space="0" w:color="auto"/>
        <w:left w:val="none" w:sz="0" w:space="0" w:color="auto"/>
        <w:bottom w:val="none" w:sz="0" w:space="0" w:color="auto"/>
        <w:right w:val="none" w:sz="0" w:space="0" w:color="auto"/>
      </w:divBdr>
    </w:div>
    <w:div w:id="376928870">
      <w:bodyDiv w:val="1"/>
      <w:marLeft w:val="0"/>
      <w:marRight w:val="0"/>
      <w:marTop w:val="0"/>
      <w:marBottom w:val="0"/>
      <w:divBdr>
        <w:top w:val="none" w:sz="0" w:space="0" w:color="auto"/>
        <w:left w:val="none" w:sz="0" w:space="0" w:color="auto"/>
        <w:bottom w:val="none" w:sz="0" w:space="0" w:color="auto"/>
        <w:right w:val="none" w:sz="0" w:space="0" w:color="auto"/>
      </w:divBdr>
    </w:div>
    <w:div w:id="508372541">
      <w:bodyDiv w:val="1"/>
      <w:marLeft w:val="0"/>
      <w:marRight w:val="0"/>
      <w:marTop w:val="0"/>
      <w:marBottom w:val="0"/>
      <w:divBdr>
        <w:top w:val="none" w:sz="0" w:space="0" w:color="auto"/>
        <w:left w:val="none" w:sz="0" w:space="0" w:color="auto"/>
        <w:bottom w:val="none" w:sz="0" w:space="0" w:color="auto"/>
        <w:right w:val="none" w:sz="0" w:space="0" w:color="auto"/>
      </w:divBdr>
    </w:div>
    <w:div w:id="545875040">
      <w:bodyDiv w:val="1"/>
      <w:marLeft w:val="0"/>
      <w:marRight w:val="0"/>
      <w:marTop w:val="0"/>
      <w:marBottom w:val="0"/>
      <w:divBdr>
        <w:top w:val="none" w:sz="0" w:space="0" w:color="auto"/>
        <w:left w:val="none" w:sz="0" w:space="0" w:color="auto"/>
        <w:bottom w:val="none" w:sz="0" w:space="0" w:color="auto"/>
        <w:right w:val="none" w:sz="0" w:space="0" w:color="auto"/>
      </w:divBdr>
    </w:div>
    <w:div w:id="569461643">
      <w:bodyDiv w:val="1"/>
      <w:marLeft w:val="0"/>
      <w:marRight w:val="0"/>
      <w:marTop w:val="0"/>
      <w:marBottom w:val="0"/>
      <w:divBdr>
        <w:top w:val="none" w:sz="0" w:space="0" w:color="auto"/>
        <w:left w:val="none" w:sz="0" w:space="0" w:color="auto"/>
        <w:bottom w:val="none" w:sz="0" w:space="0" w:color="auto"/>
        <w:right w:val="none" w:sz="0" w:space="0" w:color="auto"/>
      </w:divBdr>
    </w:div>
    <w:div w:id="789667325">
      <w:bodyDiv w:val="1"/>
      <w:marLeft w:val="0"/>
      <w:marRight w:val="0"/>
      <w:marTop w:val="0"/>
      <w:marBottom w:val="0"/>
      <w:divBdr>
        <w:top w:val="none" w:sz="0" w:space="0" w:color="auto"/>
        <w:left w:val="none" w:sz="0" w:space="0" w:color="auto"/>
        <w:bottom w:val="none" w:sz="0" w:space="0" w:color="auto"/>
        <w:right w:val="none" w:sz="0" w:space="0" w:color="auto"/>
      </w:divBdr>
    </w:div>
    <w:div w:id="819156329">
      <w:bodyDiv w:val="1"/>
      <w:marLeft w:val="0"/>
      <w:marRight w:val="0"/>
      <w:marTop w:val="0"/>
      <w:marBottom w:val="0"/>
      <w:divBdr>
        <w:top w:val="none" w:sz="0" w:space="0" w:color="auto"/>
        <w:left w:val="none" w:sz="0" w:space="0" w:color="auto"/>
        <w:bottom w:val="none" w:sz="0" w:space="0" w:color="auto"/>
        <w:right w:val="none" w:sz="0" w:space="0" w:color="auto"/>
      </w:divBdr>
    </w:div>
    <w:div w:id="840043163">
      <w:bodyDiv w:val="1"/>
      <w:marLeft w:val="0"/>
      <w:marRight w:val="0"/>
      <w:marTop w:val="0"/>
      <w:marBottom w:val="0"/>
      <w:divBdr>
        <w:top w:val="none" w:sz="0" w:space="0" w:color="auto"/>
        <w:left w:val="none" w:sz="0" w:space="0" w:color="auto"/>
        <w:bottom w:val="none" w:sz="0" w:space="0" w:color="auto"/>
        <w:right w:val="none" w:sz="0" w:space="0" w:color="auto"/>
      </w:divBdr>
    </w:div>
    <w:div w:id="905258991">
      <w:bodyDiv w:val="1"/>
      <w:marLeft w:val="0"/>
      <w:marRight w:val="0"/>
      <w:marTop w:val="0"/>
      <w:marBottom w:val="0"/>
      <w:divBdr>
        <w:top w:val="none" w:sz="0" w:space="0" w:color="auto"/>
        <w:left w:val="none" w:sz="0" w:space="0" w:color="auto"/>
        <w:bottom w:val="none" w:sz="0" w:space="0" w:color="auto"/>
        <w:right w:val="none" w:sz="0" w:space="0" w:color="auto"/>
      </w:divBdr>
    </w:div>
    <w:div w:id="923994459">
      <w:bodyDiv w:val="1"/>
      <w:marLeft w:val="0"/>
      <w:marRight w:val="0"/>
      <w:marTop w:val="0"/>
      <w:marBottom w:val="0"/>
      <w:divBdr>
        <w:top w:val="none" w:sz="0" w:space="0" w:color="auto"/>
        <w:left w:val="none" w:sz="0" w:space="0" w:color="auto"/>
        <w:bottom w:val="none" w:sz="0" w:space="0" w:color="auto"/>
        <w:right w:val="none" w:sz="0" w:space="0" w:color="auto"/>
      </w:divBdr>
    </w:div>
    <w:div w:id="928466156">
      <w:bodyDiv w:val="1"/>
      <w:marLeft w:val="0"/>
      <w:marRight w:val="0"/>
      <w:marTop w:val="0"/>
      <w:marBottom w:val="0"/>
      <w:divBdr>
        <w:top w:val="none" w:sz="0" w:space="0" w:color="auto"/>
        <w:left w:val="none" w:sz="0" w:space="0" w:color="auto"/>
        <w:bottom w:val="none" w:sz="0" w:space="0" w:color="auto"/>
        <w:right w:val="none" w:sz="0" w:space="0" w:color="auto"/>
      </w:divBdr>
    </w:div>
    <w:div w:id="983269007">
      <w:bodyDiv w:val="1"/>
      <w:marLeft w:val="0"/>
      <w:marRight w:val="0"/>
      <w:marTop w:val="0"/>
      <w:marBottom w:val="0"/>
      <w:divBdr>
        <w:top w:val="none" w:sz="0" w:space="0" w:color="auto"/>
        <w:left w:val="none" w:sz="0" w:space="0" w:color="auto"/>
        <w:bottom w:val="none" w:sz="0" w:space="0" w:color="auto"/>
        <w:right w:val="none" w:sz="0" w:space="0" w:color="auto"/>
      </w:divBdr>
    </w:div>
    <w:div w:id="1017006753">
      <w:bodyDiv w:val="1"/>
      <w:marLeft w:val="0"/>
      <w:marRight w:val="0"/>
      <w:marTop w:val="0"/>
      <w:marBottom w:val="0"/>
      <w:divBdr>
        <w:top w:val="none" w:sz="0" w:space="0" w:color="auto"/>
        <w:left w:val="none" w:sz="0" w:space="0" w:color="auto"/>
        <w:bottom w:val="none" w:sz="0" w:space="0" w:color="auto"/>
        <w:right w:val="none" w:sz="0" w:space="0" w:color="auto"/>
      </w:divBdr>
    </w:div>
    <w:div w:id="1136533795">
      <w:bodyDiv w:val="1"/>
      <w:marLeft w:val="0"/>
      <w:marRight w:val="0"/>
      <w:marTop w:val="0"/>
      <w:marBottom w:val="0"/>
      <w:divBdr>
        <w:top w:val="none" w:sz="0" w:space="0" w:color="auto"/>
        <w:left w:val="none" w:sz="0" w:space="0" w:color="auto"/>
        <w:bottom w:val="none" w:sz="0" w:space="0" w:color="auto"/>
        <w:right w:val="none" w:sz="0" w:space="0" w:color="auto"/>
      </w:divBdr>
    </w:div>
    <w:div w:id="1193962615">
      <w:bodyDiv w:val="1"/>
      <w:marLeft w:val="0"/>
      <w:marRight w:val="0"/>
      <w:marTop w:val="0"/>
      <w:marBottom w:val="0"/>
      <w:divBdr>
        <w:top w:val="none" w:sz="0" w:space="0" w:color="auto"/>
        <w:left w:val="none" w:sz="0" w:space="0" w:color="auto"/>
        <w:bottom w:val="none" w:sz="0" w:space="0" w:color="auto"/>
        <w:right w:val="none" w:sz="0" w:space="0" w:color="auto"/>
      </w:divBdr>
    </w:div>
    <w:div w:id="1194876931">
      <w:bodyDiv w:val="1"/>
      <w:marLeft w:val="0"/>
      <w:marRight w:val="0"/>
      <w:marTop w:val="0"/>
      <w:marBottom w:val="0"/>
      <w:divBdr>
        <w:top w:val="none" w:sz="0" w:space="0" w:color="auto"/>
        <w:left w:val="none" w:sz="0" w:space="0" w:color="auto"/>
        <w:bottom w:val="none" w:sz="0" w:space="0" w:color="auto"/>
        <w:right w:val="none" w:sz="0" w:space="0" w:color="auto"/>
      </w:divBdr>
    </w:div>
    <w:div w:id="1225918541">
      <w:bodyDiv w:val="1"/>
      <w:marLeft w:val="0"/>
      <w:marRight w:val="0"/>
      <w:marTop w:val="0"/>
      <w:marBottom w:val="0"/>
      <w:divBdr>
        <w:top w:val="none" w:sz="0" w:space="0" w:color="auto"/>
        <w:left w:val="none" w:sz="0" w:space="0" w:color="auto"/>
        <w:bottom w:val="none" w:sz="0" w:space="0" w:color="auto"/>
        <w:right w:val="none" w:sz="0" w:space="0" w:color="auto"/>
      </w:divBdr>
    </w:div>
    <w:div w:id="1266109682">
      <w:bodyDiv w:val="1"/>
      <w:marLeft w:val="0"/>
      <w:marRight w:val="0"/>
      <w:marTop w:val="0"/>
      <w:marBottom w:val="0"/>
      <w:divBdr>
        <w:top w:val="none" w:sz="0" w:space="0" w:color="auto"/>
        <w:left w:val="none" w:sz="0" w:space="0" w:color="auto"/>
        <w:bottom w:val="none" w:sz="0" w:space="0" w:color="auto"/>
        <w:right w:val="none" w:sz="0" w:space="0" w:color="auto"/>
      </w:divBdr>
    </w:div>
    <w:div w:id="1320425109">
      <w:bodyDiv w:val="1"/>
      <w:marLeft w:val="0"/>
      <w:marRight w:val="0"/>
      <w:marTop w:val="0"/>
      <w:marBottom w:val="0"/>
      <w:divBdr>
        <w:top w:val="none" w:sz="0" w:space="0" w:color="auto"/>
        <w:left w:val="none" w:sz="0" w:space="0" w:color="auto"/>
        <w:bottom w:val="none" w:sz="0" w:space="0" w:color="auto"/>
        <w:right w:val="none" w:sz="0" w:space="0" w:color="auto"/>
      </w:divBdr>
    </w:div>
    <w:div w:id="1332443104">
      <w:bodyDiv w:val="1"/>
      <w:marLeft w:val="0"/>
      <w:marRight w:val="0"/>
      <w:marTop w:val="0"/>
      <w:marBottom w:val="0"/>
      <w:divBdr>
        <w:top w:val="none" w:sz="0" w:space="0" w:color="auto"/>
        <w:left w:val="none" w:sz="0" w:space="0" w:color="auto"/>
        <w:bottom w:val="none" w:sz="0" w:space="0" w:color="auto"/>
        <w:right w:val="none" w:sz="0" w:space="0" w:color="auto"/>
      </w:divBdr>
    </w:div>
    <w:div w:id="1333803619">
      <w:bodyDiv w:val="1"/>
      <w:marLeft w:val="0"/>
      <w:marRight w:val="0"/>
      <w:marTop w:val="0"/>
      <w:marBottom w:val="0"/>
      <w:divBdr>
        <w:top w:val="none" w:sz="0" w:space="0" w:color="auto"/>
        <w:left w:val="none" w:sz="0" w:space="0" w:color="auto"/>
        <w:bottom w:val="none" w:sz="0" w:space="0" w:color="auto"/>
        <w:right w:val="none" w:sz="0" w:space="0" w:color="auto"/>
      </w:divBdr>
    </w:div>
    <w:div w:id="1361205659">
      <w:bodyDiv w:val="1"/>
      <w:marLeft w:val="0"/>
      <w:marRight w:val="0"/>
      <w:marTop w:val="0"/>
      <w:marBottom w:val="0"/>
      <w:divBdr>
        <w:top w:val="none" w:sz="0" w:space="0" w:color="auto"/>
        <w:left w:val="none" w:sz="0" w:space="0" w:color="auto"/>
        <w:bottom w:val="none" w:sz="0" w:space="0" w:color="auto"/>
        <w:right w:val="none" w:sz="0" w:space="0" w:color="auto"/>
      </w:divBdr>
    </w:div>
    <w:div w:id="1392926058">
      <w:bodyDiv w:val="1"/>
      <w:marLeft w:val="0"/>
      <w:marRight w:val="0"/>
      <w:marTop w:val="0"/>
      <w:marBottom w:val="0"/>
      <w:divBdr>
        <w:top w:val="none" w:sz="0" w:space="0" w:color="auto"/>
        <w:left w:val="none" w:sz="0" w:space="0" w:color="auto"/>
        <w:bottom w:val="none" w:sz="0" w:space="0" w:color="auto"/>
        <w:right w:val="none" w:sz="0" w:space="0" w:color="auto"/>
      </w:divBdr>
    </w:div>
    <w:div w:id="1444879092">
      <w:bodyDiv w:val="1"/>
      <w:marLeft w:val="0"/>
      <w:marRight w:val="0"/>
      <w:marTop w:val="0"/>
      <w:marBottom w:val="0"/>
      <w:divBdr>
        <w:top w:val="none" w:sz="0" w:space="0" w:color="auto"/>
        <w:left w:val="none" w:sz="0" w:space="0" w:color="auto"/>
        <w:bottom w:val="none" w:sz="0" w:space="0" w:color="auto"/>
        <w:right w:val="none" w:sz="0" w:space="0" w:color="auto"/>
      </w:divBdr>
    </w:div>
    <w:div w:id="1502157933">
      <w:bodyDiv w:val="1"/>
      <w:marLeft w:val="0"/>
      <w:marRight w:val="0"/>
      <w:marTop w:val="0"/>
      <w:marBottom w:val="0"/>
      <w:divBdr>
        <w:top w:val="none" w:sz="0" w:space="0" w:color="auto"/>
        <w:left w:val="none" w:sz="0" w:space="0" w:color="auto"/>
        <w:bottom w:val="none" w:sz="0" w:space="0" w:color="auto"/>
        <w:right w:val="none" w:sz="0" w:space="0" w:color="auto"/>
      </w:divBdr>
    </w:div>
    <w:div w:id="1518614146">
      <w:bodyDiv w:val="1"/>
      <w:marLeft w:val="0"/>
      <w:marRight w:val="0"/>
      <w:marTop w:val="0"/>
      <w:marBottom w:val="0"/>
      <w:divBdr>
        <w:top w:val="none" w:sz="0" w:space="0" w:color="auto"/>
        <w:left w:val="none" w:sz="0" w:space="0" w:color="auto"/>
        <w:bottom w:val="none" w:sz="0" w:space="0" w:color="auto"/>
        <w:right w:val="none" w:sz="0" w:space="0" w:color="auto"/>
      </w:divBdr>
    </w:div>
    <w:div w:id="1552379934">
      <w:bodyDiv w:val="1"/>
      <w:marLeft w:val="0"/>
      <w:marRight w:val="0"/>
      <w:marTop w:val="0"/>
      <w:marBottom w:val="0"/>
      <w:divBdr>
        <w:top w:val="none" w:sz="0" w:space="0" w:color="auto"/>
        <w:left w:val="none" w:sz="0" w:space="0" w:color="auto"/>
        <w:bottom w:val="none" w:sz="0" w:space="0" w:color="auto"/>
        <w:right w:val="none" w:sz="0" w:space="0" w:color="auto"/>
      </w:divBdr>
    </w:div>
    <w:div w:id="1578393065">
      <w:bodyDiv w:val="1"/>
      <w:marLeft w:val="0"/>
      <w:marRight w:val="0"/>
      <w:marTop w:val="0"/>
      <w:marBottom w:val="0"/>
      <w:divBdr>
        <w:top w:val="none" w:sz="0" w:space="0" w:color="auto"/>
        <w:left w:val="none" w:sz="0" w:space="0" w:color="auto"/>
        <w:bottom w:val="none" w:sz="0" w:space="0" w:color="auto"/>
        <w:right w:val="none" w:sz="0" w:space="0" w:color="auto"/>
      </w:divBdr>
    </w:div>
    <w:div w:id="1633902667">
      <w:bodyDiv w:val="1"/>
      <w:marLeft w:val="0"/>
      <w:marRight w:val="0"/>
      <w:marTop w:val="0"/>
      <w:marBottom w:val="0"/>
      <w:divBdr>
        <w:top w:val="none" w:sz="0" w:space="0" w:color="auto"/>
        <w:left w:val="none" w:sz="0" w:space="0" w:color="auto"/>
        <w:bottom w:val="none" w:sz="0" w:space="0" w:color="auto"/>
        <w:right w:val="none" w:sz="0" w:space="0" w:color="auto"/>
      </w:divBdr>
    </w:div>
    <w:div w:id="1670055328">
      <w:bodyDiv w:val="1"/>
      <w:marLeft w:val="0"/>
      <w:marRight w:val="0"/>
      <w:marTop w:val="0"/>
      <w:marBottom w:val="0"/>
      <w:divBdr>
        <w:top w:val="none" w:sz="0" w:space="0" w:color="auto"/>
        <w:left w:val="none" w:sz="0" w:space="0" w:color="auto"/>
        <w:bottom w:val="none" w:sz="0" w:space="0" w:color="auto"/>
        <w:right w:val="none" w:sz="0" w:space="0" w:color="auto"/>
      </w:divBdr>
    </w:div>
    <w:div w:id="1679962108">
      <w:bodyDiv w:val="1"/>
      <w:marLeft w:val="0"/>
      <w:marRight w:val="0"/>
      <w:marTop w:val="0"/>
      <w:marBottom w:val="0"/>
      <w:divBdr>
        <w:top w:val="none" w:sz="0" w:space="0" w:color="auto"/>
        <w:left w:val="none" w:sz="0" w:space="0" w:color="auto"/>
        <w:bottom w:val="none" w:sz="0" w:space="0" w:color="auto"/>
        <w:right w:val="none" w:sz="0" w:space="0" w:color="auto"/>
      </w:divBdr>
    </w:div>
    <w:div w:id="1811677514">
      <w:bodyDiv w:val="1"/>
      <w:marLeft w:val="0"/>
      <w:marRight w:val="0"/>
      <w:marTop w:val="0"/>
      <w:marBottom w:val="0"/>
      <w:divBdr>
        <w:top w:val="none" w:sz="0" w:space="0" w:color="auto"/>
        <w:left w:val="none" w:sz="0" w:space="0" w:color="auto"/>
        <w:bottom w:val="none" w:sz="0" w:space="0" w:color="auto"/>
        <w:right w:val="none" w:sz="0" w:space="0" w:color="auto"/>
      </w:divBdr>
    </w:div>
    <w:div w:id="1869753645">
      <w:bodyDiv w:val="1"/>
      <w:marLeft w:val="0"/>
      <w:marRight w:val="0"/>
      <w:marTop w:val="0"/>
      <w:marBottom w:val="0"/>
      <w:divBdr>
        <w:top w:val="none" w:sz="0" w:space="0" w:color="auto"/>
        <w:left w:val="none" w:sz="0" w:space="0" w:color="auto"/>
        <w:bottom w:val="none" w:sz="0" w:space="0" w:color="auto"/>
        <w:right w:val="none" w:sz="0" w:space="0" w:color="auto"/>
      </w:divBdr>
    </w:div>
    <w:div w:id="2040229619">
      <w:bodyDiv w:val="1"/>
      <w:marLeft w:val="0"/>
      <w:marRight w:val="0"/>
      <w:marTop w:val="0"/>
      <w:marBottom w:val="0"/>
      <w:divBdr>
        <w:top w:val="none" w:sz="0" w:space="0" w:color="auto"/>
        <w:left w:val="none" w:sz="0" w:space="0" w:color="auto"/>
        <w:bottom w:val="none" w:sz="0" w:space="0" w:color="auto"/>
        <w:right w:val="none" w:sz="0" w:space="0" w:color="auto"/>
      </w:divBdr>
    </w:div>
    <w:div w:id="2040474867">
      <w:bodyDiv w:val="1"/>
      <w:marLeft w:val="0"/>
      <w:marRight w:val="0"/>
      <w:marTop w:val="0"/>
      <w:marBottom w:val="0"/>
      <w:divBdr>
        <w:top w:val="none" w:sz="0" w:space="0" w:color="auto"/>
        <w:left w:val="none" w:sz="0" w:space="0" w:color="auto"/>
        <w:bottom w:val="none" w:sz="0" w:space="0" w:color="auto"/>
        <w:right w:val="none" w:sz="0" w:space="0" w:color="auto"/>
      </w:divBdr>
    </w:div>
    <w:div w:id="20459850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doi.org/10.2305/IUCN.CH.2016.13.en"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doi.org/10.1007/978-3-319-43633-3"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ipcc.ch/site/assets/uploads/2021/08/IPCC_WGI-AR6-Press-Release-Final_es.pdf"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scienti.minciencias.gov.co/cvlac/visualizador/generarCurriculoCv.do?cod_rh=0001597057" TargetMode="External"/><Relationship Id="rId20" Type="http://schemas.openxmlformats.org/officeDocument/2006/relationships/hyperlink" Target="https://doi.org/10.1017/dmp.2015.124"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doi.org/10.1016/j.ijdrr.2017.12.015" TargetMode="External"/><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yperlink" Target="http://documentacion.ideam.gov.co/openbiblio/bvirtual/023731/TCNCC_COLOMBIA_CMNUCC_2017_2.pdf"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minambiente.gov.co/wp-content/uploads/2022/01/9.-Politica-Nacional-de-Cambio-Climatico.pdf" TargetMode="External"/><Relationship Id="rId27" Type="http://schemas.openxmlformats.org/officeDocument/2006/relationships/footer" Target="footer2.xml"/><Relationship Id="rId30" Type="http://schemas.microsoft.com/office/2011/relationships/people" Target="people.xml"/></Relationships>
</file>

<file path=word/_rels/header1.xml.rels><?xml version="1.0" encoding="UTF-8" standalone="yes"?>
<Relationships xmlns="http://schemas.openxmlformats.org/package/2006/relationships"><Relationship Id="rId3" Type="http://schemas.openxmlformats.org/officeDocument/2006/relationships/image" Target="media/image10.png"/><Relationship Id="rId7" Type="http://schemas.openxmlformats.org/officeDocument/2006/relationships/image" Target="media/image12.png"/><Relationship Id="rId2" Type="http://schemas.openxmlformats.org/officeDocument/2006/relationships/image" Target="media/image9.png"/><Relationship Id="rId1" Type="http://schemas.openxmlformats.org/officeDocument/2006/relationships/image" Target="media/image8.jpg"/><Relationship Id="rId6" Type="http://schemas.openxmlformats.org/officeDocument/2006/relationships/image" Target="media/image110.png"/><Relationship Id="rId5" Type="http://schemas.openxmlformats.org/officeDocument/2006/relationships/image" Target="media/image100.png"/><Relationship Id="rId4" Type="http://schemas.openxmlformats.org/officeDocument/2006/relationships/image" Target="media/image11.png"/></Relationships>
</file>

<file path=word/_rels/header3.xml.rels><?xml version="1.0" encoding="UTF-8" standalone="yes"?>
<Relationships xmlns="http://schemas.openxmlformats.org/package/2006/relationships"><Relationship Id="rId3" Type="http://schemas.openxmlformats.org/officeDocument/2006/relationships/image" Target="media/image10.png"/><Relationship Id="rId7" Type="http://schemas.openxmlformats.org/officeDocument/2006/relationships/image" Target="media/image12.png"/><Relationship Id="rId2" Type="http://schemas.openxmlformats.org/officeDocument/2006/relationships/image" Target="media/image9.png"/><Relationship Id="rId1" Type="http://schemas.openxmlformats.org/officeDocument/2006/relationships/image" Target="media/image8.jpg"/><Relationship Id="rId6" Type="http://schemas.openxmlformats.org/officeDocument/2006/relationships/image" Target="media/image110.png"/><Relationship Id="rId5" Type="http://schemas.openxmlformats.org/officeDocument/2006/relationships/image" Target="media/image100.png"/><Relationship Id="rId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syzwB5pjFRZWhv7IV8lgfA6C6+w==">AMUW2mWxOIgJS0UhMX0aY9foS2buruz3SNvUIWzbUK2jO2I01wGyg9NrboswY9QgxFb4e9o9KrclU9OMWb4FYuGZPH4Y5kXXo+VwFrLaZHQqt6sv+uAtlJ57aQQMFCPAqH/CiMEIyMZcvVN73YjcsJ9moYAI8/GXxPaESZ1bbvdDOfS2efZ4hH8h3oBCWB9osZ73bWNOcClQ1ZpUop8gbfj53N8jPSB2v4VJejzFW2K90soD+pJePqg=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IDE171</b:Tag>
    <b:SourceType>DocumentFromInternetSite</b:SourceType>
    <b:Guid>{F9EF9D3B-BEDF-4453-8248-D0CA947CEC51}</b:Guid>
    <b:Author>
      <b:Author>
        <b:Corporate>IDEAM, PNUD, MADS, DNP, CANCILLERÍA</b:Corporate>
      </b:Author>
    </b:Author>
    <b:Title>Tercera Comunicación Nacional De Colombia a La Convención Marco De Las Naciones Unidas Sobre Cambio Climático(CMNUCC)</b:Title>
    <b:Year>2017</b:Year>
    <b:URL>http://documentacion.ideam.gov.co/openbiblio/bvirtual/023731/TCNCC_COLOMBIA_CMNUCC_2017_2.pdf</b:URL>
    <b:RefOrder>3</b:RefOrder>
  </b:Source>
  <b:Source>
    <b:Tag>Uni20</b:Tag>
    <b:SourceType>DocumentFromInternetSite</b:SourceType>
    <b:Guid>{6A0C0303-2106-4319-B409-BCBE71371647}</b:Guid>
    <b:Author>
      <b:Author>
        <b:Corporate>Unión Internacional para la Conservación de la Naturaleza</b:Corporate>
      </b:Author>
    </b:Author>
    <b:Title>UICN</b:Title>
    <b:Year>2020</b:Year>
    <b:InternetSiteTitle>¿Qué son las Soluciones Basadas en la Naturaleza? </b:InternetSiteTitle>
    <b:Month>Abril</b:Month>
    <b:Day>27</b:Day>
    <b:URL>https://www.iucn.org/node/28778. </b:URL>
    <b:RefOrder>4</b:RefOrder>
  </b:Source>
  <b:Source>
    <b:Tag>Car05</b:Tag>
    <b:SourceType>Book</b:SourceType>
    <b:Guid>{157A64E7-E0C3-4F59-BB03-6A50792AFB23}</b:Guid>
    <b:Author>
      <b:Author>
        <b:NameList>
          <b:Person>
            <b:Last>Cardona</b:Last>
            <b:Middle>Dario</b:Middle>
            <b:First>Omar</b:First>
          </b:Person>
        </b:NameList>
      </b:Author>
    </b:Author>
    <b:Title>Gestión integral de riesgos y desastres</b:Title>
    <b:Year>2005</b:Year>
    <b:City>Manizales</b:City>
    <b:Publisher>Universidad Nacional de Colombia</b:Publisher>
    <b:RefOrder>5</b:RefOrder>
  </b:Source>
  <b:Source>
    <b:Tag>Var10</b:Tag>
    <b:SourceType>Book</b:SourceType>
    <b:Guid>{0DC18B9F-8AD9-43C7-8090-119285F24859}</b:Guid>
    <b:Title>Guía minucipal para la gestión del riesgo</b:Title>
    <b:Year>2010</b:Year>
    <b:City>Bogotá</b:City>
    <b:Author>
      <b:Author>
        <b:NameList>
          <b:Person>
            <b:Last>Vargas</b:Last>
            <b:First>Richard</b:First>
          </b:Person>
        </b:NameList>
      </b:Author>
    </b:Author>
    <b:RefOrder>6</b:RefOrder>
  </b:Source>
  <b:Source>
    <b:Tag>Art02</b:Tag>
    <b:SourceType>DocumentFromInternetSite</b:SourceType>
    <b:Guid>{479E1BF3-4C62-4E59-A365-ADC1B65BBB42}</b:Guid>
    <b:Title>Revista ecosistemas</b:Title>
    <b:Year>2002</b:Year>
    <b:InternetSiteTitle>Teoría de las tres dimensiones de desarrollo sostenible. Ecosistemas</b:InternetSiteTitle>
    <b:URL>https://www.revistaecosistemas.net/index.php/ecosistemas/article/view/614</b:URL>
    <b:Author>
      <b:Author>
        <b:NameList>
          <b:Person>
            <b:Last>Artaraz</b:Last>
            <b:First>M</b:First>
          </b:Person>
        </b:NameList>
      </b:Author>
    </b:Author>
    <b:RefOrder>7</b:RefOrder>
  </b:Source>
  <b:Source>
    <b:Tag>UNF21</b:Tag>
    <b:SourceType>DocumentFromInternetSite</b:SourceType>
    <b:Guid>{31D81E48-8F14-44B3-B33E-4735E6916E65}</b:Guid>
    <b:Author>
      <b:Author>
        <b:Corporate>UNFCCC</b:Corporate>
      </b:Author>
    </b:Author>
    <b:Title>United Nations Climate Change</b:Title>
    <b:Year>2021</b:Year>
    <b:Month>Diciembre</b:Month>
    <b:Day>2</b:Day>
    <b:URL>https://unfccc.int/es/topics/adaptation-and-resilience/the-big-picture/que-significa-adaptacion-al-cambio-climatico-y-resiliencia-al-clima</b:URL>
    <b:RefOrder>8</b:RefOrder>
  </b:Source>
  <b:Source>
    <b:Tag>PEÑ12</b:Tag>
    <b:SourceType>InternetSite</b:SourceType>
    <b:Guid>{7953E8DC-3164-4D0C-9E6B-758D570A3A65}</b:Guid>
    <b:Title>Evaluación de los ecosistemas del milenio y geodiversidad</b:Title>
    <b:InternetSiteTitle>II Jornada sobre geodiversidad del país Vasco, Bilbao</b:InternetSiteTitle>
    <b:Year>2012</b:Year>
    <b:Month>Octubre</b:Month>
    <b:Day>29</b:Day>
    <b:Author>
      <b:Author>
        <b:NameList>
          <b:Person>
            <b:Last>PEÑA</b:Last>
            <b:First>Lorena</b:First>
          </b:Person>
        </b:NameList>
      </b:Author>
    </b:Author>
    <b:URL>http://catalog.ipbes.net/system/assessment/6/references/files/725/original/n_9.pdf?1424262265</b:URL>
    <b:RefOrder>9</b:RefOrder>
  </b:Source>
  <b:Source>
    <b:Tag>Mor12</b:Tag>
    <b:SourceType>DocumentFromInternetSite</b:SourceType>
    <b:Guid>{9F963385-7C49-4616-AFE8-F679BCB044F0}</b:Guid>
    <b:Title>Proceso metodológico y aplicación para la definición de la Estructura Ecológica Nacional: énfasis en servicios ecosistémicos - Escala 1:500.000. Instituto de Hidrología, Meteorología y Estudios Ambientales –IDEAM-</b:Title>
    <b:Year>2012</b:Year>
    <b:Month>Agosto</b:Month>
    <b:Author>
      <b:Author>
        <b:NameList>
          <b:Person>
            <b:Last>MORALES</b:Last>
            <b:First>MÓNICA</b:First>
          </b:Person>
          <b:Person>
            <b:Last>RODRÍGUEZ</b:Last>
            <b:First>NELLY</b:First>
          </b:Person>
          <b:Person>
            <b:Last>RAMOS</b:Last>
            <b:First>LEIDY</b:First>
          </b:Person>
          <b:Person>
            <b:Last>ROZO</b:Last>
            <b:First>CAROLINA</b:First>
          </b:Person>
          <b:Person>
            <b:Last>CARDONA</b:Last>
            <b:First>DOROTEA</b:First>
          </b:Person>
          <b:Person>
            <b:Last>CRUZ</b:Last>
            <b:First>SANDRA</b:First>
          </b:Person>
          <b:Person>
            <b:Last>GÓMEZ</b:Last>
            <b:First>CARLOS</b:First>
          </b:Person>
        </b:NameList>
      </b:Author>
    </b:Author>
    <b:URL>https://www.siac.gov.co/documentos/EstructuraEcologica500_informeIDEAM_ago2012-2.pdf</b:URL>
    <b:RefOrder>10</b:RefOrder>
  </b:Source>
  <b:Source>
    <b:Tag>DeG10</b:Tag>
    <b:SourceType>DocumentFromInternetSite</b:SourceType>
    <b:Guid>{14B29C5B-1324-45CB-8888-ADBDF94A4083}</b:Guid>
    <b:Title>Ecological complexity</b:Title>
    <b:Year>2010</b:Year>
    <b:URL>www.elsevier.com/locate/ecocom</b:URL>
    <b:Author>
      <b:Author>
        <b:NameList>
          <b:Person>
            <b:Last>De GROOT</b:Last>
            <b:First>R.</b:First>
            <b:Middle>S.</b:Middle>
          </b:Person>
          <b:Person>
            <b:Last>ALKEMADE</b:Last>
            <b:First>R.</b:First>
          </b:Person>
          <b:Person>
            <b:Last>BRAAT</b:Last>
            <b:First>L.</b:First>
          </b:Person>
          <b:Person>
            <b:Last>HEIN</b:Last>
            <b:First>L.</b:First>
          </b:Person>
          <b:Person>
            <b:Last>WILLEMEN</b:Last>
            <b:First>L.</b:First>
          </b:Person>
        </b:NameList>
      </b:Author>
    </b:Author>
    <b:RefOrder>11</b:RefOrder>
  </b:Source>
  <b:Source>
    <b:Tag>Gru21</b:Tag>
    <b:SourceType>DocumentFromInternetSite</b:SourceType>
    <b:Guid>{A1176746-D9DE-4B45-8661-D2B72954A495}</b:Guid>
    <b:Title>COMUNICADO DE PRENSA DEL IPCC: El cambio climático es generalizado, rápido y se está intensificando</b:Title>
    <b:Year>2021</b:Year>
    <b:Author>
      <b:Author>
        <b:Corporate>IPCC</b:Corporate>
      </b:Author>
    </b:Author>
    <b:Month>Agosto</b:Month>
    <b:Day>9</b:Day>
    <b:URL>https://www.ipcc.ch/site/assets/uploads/2021/08/IPCC_WGI-AR6-Press-Release-Final_es.pdf</b:URL>
    <b:RefOrder>1</b:RefOrder>
  </b:Source>
  <b:Source>
    <b:Tag>Min12</b:Tag>
    <b:SourceType>DocumentFromInternetSite</b:SourceType>
    <b:Guid>{7F05D414-789F-4875-86D2-B8A55180ADBF}</b:Guid>
    <b:Title>Política Nacional para la Gestión Integral de la Biodiversidad y sus Servicios Ecosistémicos</b:Title>
    <b:Year>2012</b:Year>
    <b:Author>
      <b:Author>
        <b:Corporate>MADS-Ministerio de ambiente y desarrollo sostenible</b:Corporate>
      </b:Author>
    </b:Author>
    <b:URL>https://www.minambiente.gov.co/index.php/bosques-biodiversidad-y-servicios-ecosistematicos/politica-nacional-de-biodiversidad</b:URL>
    <b:RefOrder>2</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9A078C4-8930-45CF-89FF-DF56CB306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7882</Words>
  <Characters>43356</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Luisa Cadena</dc:creator>
  <cp:lastModifiedBy>Dorotea Cardona Hernandez</cp:lastModifiedBy>
  <cp:revision>2</cp:revision>
  <dcterms:created xsi:type="dcterms:W3CDTF">2022-10-06T16:25:00Z</dcterms:created>
  <dcterms:modified xsi:type="dcterms:W3CDTF">2022-10-06T16:25:00Z</dcterms:modified>
</cp:coreProperties>
</file>